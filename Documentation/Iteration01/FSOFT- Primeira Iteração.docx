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0F59" w14:textId="4E473808" w:rsidR="002910B0" w:rsidRPr="00164960" w:rsidRDefault="002910B0" w:rsidP="009E2390">
      <w:pPr>
        <w:pStyle w:val="Default"/>
        <w:jc w:val="center"/>
        <w:rPr>
          <w:sz w:val="32"/>
          <w:szCs w:val="32"/>
        </w:rPr>
      </w:pPr>
      <w:r w:rsidRPr="00164960">
        <w:rPr>
          <w:sz w:val="32"/>
          <w:szCs w:val="32"/>
        </w:rPr>
        <w:t>Politécnico do Porto</w:t>
      </w:r>
    </w:p>
    <w:p w14:paraId="2F6BB408" w14:textId="77777777" w:rsidR="002910B0" w:rsidRPr="00164960" w:rsidRDefault="002910B0" w:rsidP="002910B0">
      <w:pPr>
        <w:pStyle w:val="Default"/>
        <w:jc w:val="center"/>
      </w:pPr>
      <w:r w:rsidRPr="00164960">
        <w:rPr>
          <w:sz w:val="32"/>
          <w:szCs w:val="32"/>
        </w:rPr>
        <w:t>Instituto Superior de Engenharia do Porto</w:t>
      </w:r>
    </w:p>
    <w:p w14:paraId="51E6638F" w14:textId="77777777" w:rsidR="002910B0" w:rsidRPr="00164960" w:rsidRDefault="002910B0" w:rsidP="002910B0">
      <w:pPr>
        <w:pStyle w:val="Default"/>
        <w:jc w:val="center"/>
        <w:rPr>
          <w:sz w:val="32"/>
          <w:szCs w:val="32"/>
        </w:rPr>
      </w:pPr>
    </w:p>
    <w:p w14:paraId="0E8637D3" w14:textId="77777777" w:rsidR="002910B0" w:rsidRPr="00164960" w:rsidRDefault="002910B0" w:rsidP="002910B0">
      <w:pPr>
        <w:pStyle w:val="Default"/>
        <w:jc w:val="center"/>
        <w:rPr>
          <w:sz w:val="32"/>
          <w:szCs w:val="32"/>
        </w:rPr>
      </w:pPr>
    </w:p>
    <w:p w14:paraId="4E184915" w14:textId="77777777" w:rsidR="002910B0" w:rsidRPr="00164960" w:rsidRDefault="002910B0" w:rsidP="002910B0">
      <w:pPr>
        <w:pStyle w:val="Default"/>
        <w:jc w:val="center"/>
        <w:rPr>
          <w:sz w:val="32"/>
          <w:szCs w:val="32"/>
        </w:rPr>
      </w:pPr>
    </w:p>
    <w:p w14:paraId="14B883A6" w14:textId="77777777" w:rsidR="002910B0" w:rsidRPr="00164960" w:rsidRDefault="002910B0" w:rsidP="002910B0">
      <w:pPr>
        <w:pStyle w:val="Default"/>
        <w:jc w:val="center"/>
      </w:pPr>
      <w:r w:rsidRPr="00164960">
        <w:rPr>
          <w:sz w:val="32"/>
          <w:szCs w:val="32"/>
        </w:rPr>
        <w:t>LICENCIATURA EM ENGENHARIA DE TELECOMUNICAÇÕES E INFORMÁTICA</w:t>
      </w:r>
    </w:p>
    <w:p w14:paraId="059F22B1" w14:textId="77777777" w:rsidR="002910B0" w:rsidRPr="00164960" w:rsidRDefault="002910B0" w:rsidP="002910B0">
      <w:pPr>
        <w:pStyle w:val="Default"/>
        <w:jc w:val="center"/>
        <w:rPr>
          <w:sz w:val="35"/>
          <w:szCs w:val="35"/>
        </w:rPr>
      </w:pPr>
    </w:p>
    <w:p w14:paraId="0FE61FB7" w14:textId="77777777" w:rsidR="002910B0" w:rsidRPr="00164960" w:rsidRDefault="002910B0" w:rsidP="002910B0">
      <w:pPr>
        <w:pStyle w:val="Default"/>
        <w:jc w:val="center"/>
        <w:rPr>
          <w:sz w:val="35"/>
          <w:szCs w:val="35"/>
        </w:rPr>
      </w:pPr>
    </w:p>
    <w:p w14:paraId="0A5B7B9C" w14:textId="77777777" w:rsidR="002910B0" w:rsidRPr="00164960" w:rsidRDefault="002910B0" w:rsidP="002910B0">
      <w:pPr>
        <w:pStyle w:val="Default"/>
        <w:jc w:val="center"/>
        <w:rPr>
          <w:sz w:val="35"/>
          <w:szCs w:val="35"/>
        </w:rPr>
      </w:pPr>
    </w:p>
    <w:p w14:paraId="72A1D820" w14:textId="1A94AA5F" w:rsidR="002910B0" w:rsidRPr="00164960" w:rsidRDefault="00FB06AB" w:rsidP="002910B0">
      <w:pPr>
        <w:pStyle w:val="Default"/>
        <w:jc w:val="center"/>
      </w:pPr>
      <w:r w:rsidRPr="00164960">
        <w:rPr>
          <w:sz w:val="40"/>
          <w:szCs w:val="40"/>
        </w:rPr>
        <w:t>F</w:t>
      </w:r>
      <w:r w:rsidR="00B774E7" w:rsidRPr="00164960">
        <w:rPr>
          <w:sz w:val="40"/>
          <w:szCs w:val="40"/>
        </w:rPr>
        <w:t>UNDAMENTOS DE DESENVOLVIMENTO DE SOFT</w:t>
      </w:r>
      <w:r w:rsidR="008265D8" w:rsidRPr="00164960">
        <w:rPr>
          <w:sz w:val="40"/>
          <w:szCs w:val="40"/>
        </w:rPr>
        <w:t>WARE</w:t>
      </w:r>
    </w:p>
    <w:p w14:paraId="45ED3644" w14:textId="77777777" w:rsidR="002910B0" w:rsidRPr="00164960" w:rsidRDefault="002910B0" w:rsidP="002910B0">
      <w:pPr>
        <w:pStyle w:val="Default"/>
        <w:jc w:val="center"/>
        <w:rPr>
          <w:sz w:val="35"/>
          <w:szCs w:val="35"/>
        </w:rPr>
      </w:pPr>
    </w:p>
    <w:p w14:paraId="3847A53F" w14:textId="77777777" w:rsidR="002910B0" w:rsidRPr="00164960" w:rsidRDefault="002910B0" w:rsidP="002910B0">
      <w:pPr>
        <w:pStyle w:val="Default"/>
        <w:jc w:val="center"/>
        <w:rPr>
          <w:sz w:val="35"/>
          <w:szCs w:val="35"/>
        </w:rPr>
      </w:pPr>
    </w:p>
    <w:p w14:paraId="2F9B33DC" w14:textId="4D637EBE" w:rsidR="002910B0" w:rsidRPr="00164960" w:rsidRDefault="008265D8" w:rsidP="002910B0">
      <w:pPr>
        <w:pStyle w:val="Default"/>
        <w:jc w:val="center"/>
        <w:rPr>
          <w:sz w:val="44"/>
          <w:szCs w:val="44"/>
        </w:rPr>
      </w:pPr>
      <w:r w:rsidRPr="00164960">
        <w:rPr>
          <w:sz w:val="44"/>
          <w:szCs w:val="44"/>
        </w:rPr>
        <w:t>APLICAÇÃO ES</w:t>
      </w:r>
      <w:r w:rsidR="5B19594D" w:rsidRPr="00164960">
        <w:rPr>
          <w:sz w:val="44"/>
          <w:szCs w:val="44"/>
        </w:rPr>
        <w:t>COLAR</w:t>
      </w:r>
      <w:r w:rsidRPr="00164960">
        <w:rPr>
          <w:sz w:val="44"/>
          <w:szCs w:val="44"/>
        </w:rPr>
        <w:t xml:space="preserve"> </w:t>
      </w:r>
      <w:r w:rsidR="00B23C5A" w:rsidRPr="00164960">
        <w:rPr>
          <w:sz w:val="44"/>
          <w:szCs w:val="44"/>
        </w:rPr>
        <w:t>(</w:t>
      </w:r>
      <w:proofErr w:type="spellStart"/>
      <w:r w:rsidR="00B23C5A" w:rsidRPr="00164960">
        <w:rPr>
          <w:sz w:val="44"/>
          <w:szCs w:val="44"/>
        </w:rPr>
        <w:t>My</w:t>
      </w:r>
      <w:r w:rsidR="3720F267" w:rsidRPr="00164960">
        <w:rPr>
          <w:sz w:val="44"/>
          <w:szCs w:val="44"/>
        </w:rPr>
        <w:t>SCHOOL</w:t>
      </w:r>
      <w:proofErr w:type="spellEnd"/>
      <w:r w:rsidR="00B23C5A" w:rsidRPr="00164960">
        <w:rPr>
          <w:sz w:val="44"/>
          <w:szCs w:val="44"/>
        </w:rPr>
        <w:t>)</w:t>
      </w:r>
    </w:p>
    <w:p w14:paraId="30F2E036" w14:textId="77777777" w:rsidR="00FB06AB" w:rsidRPr="00164960" w:rsidRDefault="00FB06AB" w:rsidP="002910B0">
      <w:pPr>
        <w:pStyle w:val="Default"/>
        <w:jc w:val="center"/>
        <w:rPr>
          <w:sz w:val="44"/>
          <w:szCs w:val="44"/>
        </w:rPr>
      </w:pPr>
    </w:p>
    <w:p w14:paraId="02EF2C29" w14:textId="77777777" w:rsidR="007A14E5" w:rsidRPr="00164960" w:rsidRDefault="007A14E5" w:rsidP="00936FD5">
      <w:pPr>
        <w:pStyle w:val="authorinfo"/>
      </w:pPr>
    </w:p>
    <w:p w14:paraId="3CADCB07" w14:textId="77777777" w:rsidR="00FB06AB" w:rsidRPr="00164960" w:rsidRDefault="00FB06AB" w:rsidP="00FB06AB">
      <w:pPr>
        <w:pStyle w:val="email"/>
      </w:pPr>
    </w:p>
    <w:p w14:paraId="364449D7" w14:textId="2B8D3460" w:rsidR="00ED0EC0" w:rsidRPr="00164960" w:rsidRDefault="00ED0EC0" w:rsidP="00936FD5">
      <w:pPr>
        <w:pStyle w:val="author"/>
      </w:pPr>
      <w:r w:rsidRPr="00164960">
        <w:t xml:space="preserve">Bruno Sousa </w:t>
      </w:r>
      <w:hyperlink r:id="rId11" w:history="1">
        <w:r w:rsidRPr="00164960">
          <w:rPr>
            <w:rStyle w:val="Hiperligao"/>
          </w:rPr>
          <w:t>1230748@isep.ipp.pt</w:t>
        </w:r>
      </w:hyperlink>
    </w:p>
    <w:p w14:paraId="66B6C967" w14:textId="631F0DD5" w:rsidR="00ED0EC0" w:rsidRPr="00164960" w:rsidRDefault="00AF75E4" w:rsidP="00936FD5">
      <w:pPr>
        <w:pStyle w:val="author"/>
      </w:pPr>
      <w:r w:rsidRPr="00164960">
        <w:t xml:space="preserve">Diogo Borges </w:t>
      </w:r>
      <w:hyperlink r:id="rId12" w:history="1">
        <w:r w:rsidR="00ED0EC0" w:rsidRPr="00164960">
          <w:rPr>
            <w:rStyle w:val="Hiperligao"/>
          </w:rPr>
          <w:t>1211050@isep.ipp.pt</w:t>
        </w:r>
      </w:hyperlink>
    </w:p>
    <w:p w14:paraId="53F524FF" w14:textId="39627EBE" w:rsidR="00AF75E4" w:rsidRPr="00164960" w:rsidRDefault="00AF75E4" w:rsidP="00936FD5">
      <w:pPr>
        <w:pStyle w:val="author"/>
      </w:pPr>
      <w:r w:rsidRPr="00164960">
        <w:t xml:space="preserve">Francisco Carvalho </w:t>
      </w:r>
      <w:hyperlink r:id="rId13" w:history="1">
        <w:r w:rsidRPr="00164960">
          <w:rPr>
            <w:rStyle w:val="Hiperligao"/>
          </w:rPr>
          <w:t>1241484@isep.ipp.pt</w:t>
        </w:r>
      </w:hyperlink>
    </w:p>
    <w:p w14:paraId="61C2E788" w14:textId="63ECEFAF" w:rsidR="008D77D2" w:rsidRPr="00164960" w:rsidRDefault="00AF75E4" w:rsidP="2F8652BF">
      <w:pPr>
        <w:pStyle w:val="author"/>
        <w:ind w:firstLine="0"/>
      </w:pPr>
      <w:r w:rsidRPr="00164960">
        <w:t xml:space="preserve">Pedro </w:t>
      </w:r>
      <w:r w:rsidR="00ED0EC0" w:rsidRPr="00164960">
        <w:t>Silva</w:t>
      </w:r>
      <w:r w:rsidRPr="00164960">
        <w:t xml:space="preserve"> </w:t>
      </w:r>
      <w:hyperlink r:id="rId14">
        <w:r w:rsidR="00ED0EC0" w:rsidRPr="00164960">
          <w:rPr>
            <w:rStyle w:val="Hiperligao"/>
          </w:rPr>
          <w:t>1242036@isep.ipp.pt</w:t>
        </w:r>
      </w:hyperlink>
    </w:p>
    <w:p w14:paraId="438245AF" w14:textId="2F5B39BE" w:rsidR="008D77D2" w:rsidRPr="00164960" w:rsidRDefault="008D77D2" w:rsidP="2F8652BF">
      <w:pPr>
        <w:pStyle w:val="author"/>
        <w:ind w:firstLine="0"/>
      </w:pPr>
    </w:p>
    <w:p w14:paraId="2A0D294C" w14:textId="0D5F6C90" w:rsidR="008D77D2" w:rsidRPr="00164960" w:rsidRDefault="008D77D2" w:rsidP="008D77D2">
      <w:pPr>
        <w:ind w:firstLine="0"/>
        <w:jc w:val="center"/>
      </w:pPr>
    </w:p>
    <w:p w14:paraId="53950311" w14:textId="00BE92AA" w:rsidR="00461179" w:rsidRPr="00164960" w:rsidRDefault="00461179">
      <w:pPr>
        <w:pStyle w:val="Cabealhodondice"/>
        <w:rPr>
          <w:b/>
          <w:bCs/>
          <w:color w:val="000000"/>
          <w:sz w:val="24"/>
          <w:szCs w:val="24"/>
        </w:rPr>
      </w:pPr>
      <w:r w:rsidRPr="00164960">
        <w:rPr>
          <w:b/>
          <w:bCs/>
          <w:color w:val="000000"/>
          <w:sz w:val="24"/>
          <w:szCs w:val="24"/>
        </w:rPr>
        <w:lastRenderedPageBreak/>
        <w:t>Índice</w:t>
      </w:r>
    </w:p>
    <w:p w14:paraId="31D79574" w14:textId="649EA1EF" w:rsidR="001A1846" w:rsidRDefault="2DD1AAD6">
      <w:pPr>
        <w:pStyle w:val="ndice1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r>
        <w:fldChar w:fldCharType="begin"/>
      </w:r>
      <w:r w:rsidR="3A9B38D2">
        <w:instrText>TOC \o "1-3" \z \u \h</w:instrText>
      </w:r>
      <w:r>
        <w:fldChar w:fldCharType="separate"/>
      </w:r>
      <w:hyperlink w:anchor="_Toc194875219" w:history="1">
        <w:r w:rsidR="001A1846" w:rsidRPr="00A9336F">
          <w:rPr>
            <w:rStyle w:val="Hiperligao"/>
            <w:noProof/>
          </w:rPr>
          <w:t>1.Introdução</w:t>
        </w:r>
        <w:r w:rsidR="001A1846">
          <w:rPr>
            <w:noProof/>
            <w:webHidden/>
          </w:rPr>
          <w:tab/>
        </w:r>
        <w:r w:rsidR="001A1846">
          <w:rPr>
            <w:noProof/>
            <w:webHidden/>
          </w:rPr>
          <w:fldChar w:fldCharType="begin"/>
        </w:r>
        <w:r w:rsidR="001A1846">
          <w:rPr>
            <w:noProof/>
            <w:webHidden/>
          </w:rPr>
          <w:instrText xml:space="preserve"> PAGEREF _Toc194875219 \h </w:instrText>
        </w:r>
        <w:r w:rsidR="001A1846">
          <w:rPr>
            <w:noProof/>
            <w:webHidden/>
          </w:rPr>
        </w:r>
        <w:r w:rsidR="001A1846">
          <w:rPr>
            <w:noProof/>
            <w:webHidden/>
          </w:rPr>
          <w:fldChar w:fldCharType="separate"/>
        </w:r>
        <w:r w:rsidR="001A1846">
          <w:rPr>
            <w:noProof/>
            <w:webHidden/>
          </w:rPr>
          <w:t>3</w:t>
        </w:r>
        <w:r w:rsidR="001A1846">
          <w:rPr>
            <w:noProof/>
            <w:webHidden/>
          </w:rPr>
          <w:fldChar w:fldCharType="end"/>
        </w:r>
      </w:hyperlink>
    </w:p>
    <w:p w14:paraId="368D5C02" w14:textId="39D793E0" w:rsidR="001A1846" w:rsidRDefault="001A1846">
      <w:pPr>
        <w:pStyle w:val="ndice1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hyperlink w:anchor="_Toc194875220" w:history="1">
        <w:r w:rsidRPr="00A9336F">
          <w:rPr>
            <w:rStyle w:val="Hiperligao"/>
            <w:noProof/>
          </w:rPr>
          <w:t>2. Modelo de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_Toc194875220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0F7C89" w14:textId="0D383E5F" w:rsidR="001A1846" w:rsidRDefault="001A1846">
      <w:pPr>
        <w:pStyle w:val="ndice1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hyperlink w:anchor="_Toc194875221" w:history="1">
        <w:r w:rsidRPr="00A9336F">
          <w:rPr>
            <w:rStyle w:val="Hiperligao"/>
            <w:noProof/>
          </w:rPr>
          <w:t>3.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_Toc194875221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297C5F" w14:textId="3C25D30C" w:rsidR="001A1846" w:rsidRDefault="001A1846">
      <w:pPr>
        <w:pStyle w:val="ndice1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hyperlink w:anchor="_Toc194875222" w:history="1">
        <w:r w:rsidRPr="00A9336F">
          <w:rPr>
            <w:rStyle w:val="Hiperligao"/>
            <w:noProof/>
          </w:rPr>
          <w:t>4.Requesitos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_Toc194875222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9511DF" w14:textId="4A019B71" w:rsidR="001A1846" w:rsidRDefault="001A1846">
      <w:pPr>
        <w:pStyle w:val="ndice2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hyperlink w:anchor="_Toc194875223" w:history="1">
        <w:r w:rsidRPr="00A9336F">
          <w:rPr>
            <w:rStyle w:val="Hiperligao"/>
            <w:noProof/>
          </w:rPr>
          <w:t>4.1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_Toc194875223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DB44D1" w14:textId="0D7B0A7F" w:rsidR="001A1846" w:rsidRDefault="001A1846">
      <w:pPr>
        <w:pStyle w:val="ndice2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hyperlink w:anchor="_Toc194875224" w:history="1">
        <w:r w:rsidRPr="00A9336F">
          <w:rPr>
            <w:rStyle w:val="Hiperligao"/>
            <w:noProof/>
          </w:rPr>
          <w:t>4.2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_Toc194875224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EBF797" w14:textId="4D366F25" w:rsidR="001A1846" w:rsidRDefault="001A1846">
      <w:pPr>
        <w:pStyle w:val="ndice3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hyperlink w:anchor="_Toc194875225" w:history="1">
        <w:r w:rsidRPr="00A9336F">
          <w:rPr>
            <w:rStyle w:val="Hiperligao"/>
            <w:noProof/>
          </w:rPr>
          <w:t>4.2.1 Especificações de Caso de Uso (UC)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_Toc194875225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864ABF" w14:textId="3DEEA55D" w:rsidR="001A1846" w:rsidRDefault="001A1846">
      <w:pPr>
        <w:pStyle w:val="ndice3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hyperlink w:anchor="_Toc194875226" w:history="1">
        <w:r w:rsidRPr="00A9336F">
          <w:rPr>
            <w:rStyle w:val="Hiperligao"/>
            <w:noProof/>
          </w:rPr>
          <w:t>4.2.2 Histórias de Utilizador (User Stories):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_Toc194875226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EE7AFF" w14:textId="281E8F3A" w:rsidR="001A1846" w:rsidRDefault="001A1846">
      <w:pPr>
        <w:pStyle w:val="ndice3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hyperlink w:anchor="_Toc194875227" w:history="1">
        <w:r w:rsidRPr="00A9336F">
          <w:rPr>
            <w:rStyle w:val="Hiperligao"/>
            <w:noProof/>
          </w:rPr>
          <w:t>4.2.3. Diagramas de Sequência (SD)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_Toc194875227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F15AFB" w14:textId="26758659" w:rsidR="001A1846" w:rsidRDefault="001A1846">
      <w:pPr>
        <w:pStyle w:val="ndice1"/>
        <w:tabs>
          <w:tab w:val="right" w:leader="dot" w:pos="6907"/>
        </w:tabs>
        <w:rPr>
          <w:rFonts w:ascii="Aptos" w:eastAsia="Yu Mincho" w:hAnsi="Aptos" w:cs="Arial"/>
          <w:noProof/>
          <w:kern w:val="2"/>
          <w:sz w:val="24"/>
          <w:szCs w:val="24"/>
          <w:lang w:eastAsia="pt-PT"/>
        </w:rPr>
      </w:pPr>
      <w:hyperlink w:anchor="_Toc194875228" w:history="1">
        <w:r w:rsidRPr="00A9336F">
          <w:rPr>
            <w:rStyle w:val="Hiperligao"/>
            <w:noProof/>
          </w:rPr>
          <w:t>5.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_Toc194875228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02B1720" w14:textId="0C3C40EE" w:rsidR="7AFA3F49" w:rsidRDefault="2DD1AAD6" w:rsidP="7AFA3F49">
      <w:pPr>
        <w:pStyle w:val="ndice1"/>
        <w:tabs>
          <w:tab w:val="right" w:leader="dot" w:pos="6900"/>
        </w:tabs>
      </w:pPr>
      <w:r>
        <w:fldChar w:fldCharType="end"/>
      </w:r>
    </w:p>
    <w:p w14:paraId="00569530" w14:textId="2AA31DFA" w:rsidR="00D63557" w:rsidRPr="00164960" w:rsidRDefault="00D63557" w:rsidP="00461179">
      <w:pPr>
        <w:rPr>
          <w:sz w:val="24"/>
          <w:szCs w:val="24"/>
        </w:rPr>
      </w:pPr>
    </w:p>
    <w:p w14:paraId="61F6AA80" w14:textId="77777777" w:rsidR="00461179" w:rsidRPr="00164960" w:rsidRDefault="00461179" w:rsidP="00557FF3">
      <w:pPr>
        <w:pStyle w:val="heading1"/>
        <w:jc w:val="left"/>
      </w:pPr>
    </w:p>
    <w:p w14:paraId="1502E74B" w14:textId="77777777" w:rsidR="00461179" w:rsidRPr="00164960" w:rsidRDefault="00461179" w:rsidP="00557FF3">
      <w:pPr>
        <w:pStyle w:val="heading1"/>
        <w:jc w:val="left"/>
      </w:pPr>
    </w:p>
    <w:p w14:paraId="017A69C6" w14:textId="77777777" w:rsidR="00461179" w:rsidRPr="00164960" w:rsidRDefault="00461179" w:rsidP="00557FF3">
      <w:pPr>
        <w:pStyle w:val="heading1"/>
        <w:jc w:val="left"/>
      </w:pPr>
    </w:p>
    <w:p w14:paraId="236499A5" w14:textId="77777777" w:rsidR="00461179" w:rsidRPr="00164960" w:rsidRDefault="00461179" w:rsidP="00557FF3">
      <w:pPr>
        <w:pStyle w:val="heading1"/>
        <w:jc w:val="left"/>
      </w:pPr>
    </w:p>
    <w:p w14:paraId="405540AF" w14:textId="77777777" w:rsidR="00461179" w:rsidRPr="00164960" w:rsidRDefault="00461179" w:rsidP="00557FF3">
      <w:pPr>
        <w:pStyle w:val="heading1"/>
        <w:jc w:val="left"/>
      </w:pPr>
    </w:p>
    <w:p w14:paraId="1B68938C" w14:textId="77777777" w:rsidR="00461179" w:rsidRPr="00164960" w:rsidRDefault="00461179" w:rsidP="00557FF3">
      <w:pPr>
        <w:pStyle w:val="heading1"/>
        <w:jc w:val="left"/>
      </w:pPr>
    </w:p>
    <w:p w14:paraId="067F7561" w14:textId="4DEE8724" w:rsidR="00AF75E4" w:rsidRPr="00164960" w:rsidRDefault="00557FF3" w:rsidP="010DC20B">
      <w:pPr>
        <w:pStyle w:val="Ttulo1"/>
        <w:spacing w:before="100" w:beforeAutospacing="1" w:after="100" w:afterAutospacing="1"/>
      </w:pPr>
      <w:bookmarkStart w:id="0" w:name="_Toc1113568730"/>
      <w:bookmarkStart w:id="1" w:name="_Toc194875219"/>
      <w:r>
        <w:lastRenderedPageBreak/>
        <w:t>1.</w:t>
      </w:r>
      <w:r w:rsidR="00AF75E4">
        <w:t>Introdução</w:t>
      </w:r>
      <w:bookmarkEnd w:id="0"/>
      <w:bookmarkEnd w:id="1"/>
    </w:p>
    <w:p w14:paraId="777D4A4A" w14:textId="5C403E1F" w:rsidR="41DBC407" w:rsidRPr="00164960" w:rsidRDefault="41DBC407" w:rsidP="58085FD6">
      <w:pPr>
        <w:pStyle w:val="authorinfo"/>
        <w:spacing w:line="259" w:lineRule="auto"/>
      </w:pPr>
    </w:p>
    <w:p w14:paraId="3DB87A47" w14:textId="5E40F19D" w:rsidR="597A5B36" w:rsidRPr="00164960" w:rsidRDefault="597A5B36" w:rsidP="50F34127">
      <w:pPr>
        <w:pStyle w:val="email"/>
        <w:spacing w:line="259" w:lineRule="auto"/>
        <w:jc w:val="left"/>
        <w:rPr>
          <w:sz w:val="20"/>
        </w:rPr>
      </w:pPr>
      <w:r w:rsidRPr="00164960">
        <w:rPr>
          <w:sz w:val="20"/>
        </w:rPr>
        <w:t>O presente relatório tem como objetivo descrever o desenvolvimento de uma aplicação criada no âmbito da disciplina de Fundamentos de Desenvolvimento de Software. Este projeto foi concebido com o intuito de aplicar os conhecimentos adquiridos ao longo das aulas, nomeadamente na área da programação (Linguagem C++), promovendo uma aprendizagem prática e integrada.</w:t>
      </w:r>
    </w:p>
    <w:p w14:paraId="7B3FAD1F" w14:textId="3C1DD139" w:rsidR="597A5B36" w:rsidRPr="00164960" w:rsidRDefault="597A5B36" w:rsidP="50F34127">
      <w:pPr>
        <w:pStyle w:val="email"/>
        <w:spacing w:line="259" w:lineRule="auto"/>
        <w:jc w:val="left"/>
        <w:rPr>
          <w:sz w:val="20"/>
        </w:rPr>
      </w:pPr>
      <w:r w:rsidRPr="00164960">
        <w:rPr>
          <w:sz w:val="20"/>
        </w:rPr>
        <w:t>A aplicação desenvolvida tem como principal finalidade facilitar o acesso a informações escolares essenciais, nomeadamente os horários, tanto para alunos como para professores. Num ambiente educativo onde as rotinas são muito dinâmicas e sujeitas a alterações, ter uma ferramenta central e de fácil consulta torna-se fundamental para garantir a pontualidade.</w:t>
      </w:r>
    </w:p>
    <w:p w14:paraId="6EBFF358" w14:textId="29DB09F9" w:rsidR="597A5B36" w:rsidRPr="00164960" w:rsidRDefault="597A5B36" w:rsidP="50F34127">
      <w:pPr>
        <w:pStyle w:val="email"/>
        <w:spacing w:line="259" w:lineRule="auto"/>
        <w:jc w:val="left"/>
        <w:rPr>
          <w:sz w:val="20"/>
        </w:rPr>
      </w:pPr>
      <w:r w:rsidRPr="00164960">
        <w:rPr>
          <w:sz w:val="20"/>
        </w:rPr>
        <w:t>Ao longo deste relatório, serão apresentados o modelo de domínio, o glossário e os requisitos da aplicação, tanto funcionais como os não funcionais.</w:t>
      </w:r>
    </w:p>
    <w:p w14:paraId="32FCD00D" w14:textId="5A42ABDA" w:rsidR="58085FD6" w:rsidRPr="00164960" w:rsidRDefault="58085FD6" w:rsidP="58085FD6">
      <w:pPr>
        <w:pStyle w:val="authorinfo"/>
        <w:spacing w:line="259" w:lineRule="auto"/>
        <w:rPr>
          <w:sz w:val="20"/>
        </w:rPr>
      </w:pPr>
    </w:p>
    <w:p w14:paraId="5B5683A9" w14:textId="47F361A9" w:rsidR="009DD1B5" w:rsidRPr="00164960" w:rsidRDefault="41DBC407" w:rsidP="65F3D064">
      <w:pPr>
        <w:pStyle w:val="authorinfo"/>
        <w:spacing w:line="259" w:lineRule="auto"/>
        <w:ind w:firstLine="0"/>
        <w:jc w:val="left"/>
        <w:rPr>
          <w:b/>
          <w:sz w:val="20"/>
        </w:rPr>
      </w:pPr>
      <w:r w:rsidRPr="00164960">
        <w:rPr>
          <w:b/>
          <w:sz w:val="20"/>
        </w:rPr>
        <w:t>Propósito</w:t>
      </w:r>
    </w:p>
    <w:p w14:paraId="0F0667AD" w14:textId="7D1EF458" w:rsidR="399D8C9E" w:rsidRPr="00164960" w:rsidRDefault="399D8C9E" w:rsidP="50F34127">
      <w:pPr>
        <w:pStyle w:val="email"/>
        <w:ind w:firstLine="0"/>
        <w:jc w:val="left"/>
      </w:pPr>
      <w:r w:rsidRPr="00164960">
        <w:rPr>
          <w:sz w:val="20"/>
        </w:rPr>
        <w:t>Aplicação para uso escolar</w:t>
      </w:r>
      <w:r w:rsidR="5C2F7ADB" w:rsidRPr="00164960">
        <w:rPr>
          <w:sz w:val="20"/>
        </w:rPr>
        <w:t>;</w:t>
      </w:r>
    </w:p>
    <w:p w14:paraId="6CDC2C2B" w14:textId="6CEAF29A" w:rsidR="28491B1A" w:rsidRPr="00164960" w:rsidRDefault="28491B1A" w:rsidP="28491B1A">
      <w:pPr>
        <w:pStyle w:val="email"/>
        <w:spacing w:line="259" w:lineRule="auto"/>
        <w:ind w:firstLine="567"/>
        <w:jc w:val="left"/>
        <w:rPr>
          <w:b/>
          <w:bCs/>
          <w:sz w:val="20"/>
        </w:rPr>
      </w:pPr>
    </w:p>
    <w:p w14:paraId="6E0892AA" w14:textId="4542697C" w:rsidR="47C1CD83" w:rsidRPr="00164960" w:rsidRDefault="399D8C9E" w:rsidP="28491B1A">
      <w:pPr>
        <w:pStyle w:val="email"/>
        <w:spacing w:line="259" w:lineRule="auto"/>
        <w:ind w:firstLine="0"/>
        <w:jc w:val="left"/>
        <w:rPr>
          <w:sz w:val="20"/>
        </w:rPr>
      </w:pPr>
      <w:r w:rsidRPr="00164960">
        <w:rPr>
          <w:b/>
          <w:sz w:val="20"/>
        </w:rPr>
        <w:t>Características</w:t>
      </w:r>
      <w:r w:rsidR="1DB050B1" w:rsidRPr="00164960">
        <w:rPr>
          <w:b/>
          <w:bCs/>
          <w:sz w:val="20"/>
        </w:rPr>
        <w:t xml:space="preserve"> </w:t>
      </w:r>
    </w:p>
    <w:p w14:paraId="2DDC3920" w14:textId="22BEABA4" w:rsidR="0ABB5AC4" w:rsidRPr="00164960" w:rsidRDefault="1DB050B1" w:rsidP="50F34127">
      <w:pPr>
        <w:pStyle w:val="email"/>
        <w:numPr>
          <w:ilvl w:val="0"/>
          <w:numId w:val="6"/>
        </w:numPr>
        <w:jc w:val="left"/>
        <w:rPr>
          <w:sz w:val="20"/>
        </w:rPr>
      </w:pPr>
      <w:r w:rsidRPr="00164960">
        <w:rPr>
          <w:sz w:val="20"/>
        </w:rPr>
        <w:t xml:space="preserve">A escola possui alunos e </w:t>
      </w:r>
      <w:r w:rsidR="7F091542" w:rsidRPr="00164960">
        <w:rPr>
          <w:sz w:val="20"/>
        </w:rPr>
        <w:t xml:space="preserve">professores, dá acesso a </w:t>
      </w:r>
      <w:r w:rsidR="7066947A" w:rsidRPr="00164960">
        <w:rPr>
          <w:sz w:val="20"/>
        </w:rPr>
        <w:t xml:space="preserve">cadeiras </w:t>
      </w:r>
      <w:r w:rsidR="7F091542" w:rsidRPr="00164960">
        <w:rPr>
          <w:sz w:val="20"/>
        </w:rPr>
        <w:t>dentro dos cursos que cada</w:t>
      </w:r>
      <w:r w:rsidR="392045D7" w:rsidRPr="00164960">
        <w:rPr>
          <w:sz w:val="20"/>
        </w:rPr>
        <w:t xml:space="preserve"> aluno escolhe;</w:t>
      </w:r>
    </w:p>
    <w:p w14:paraId="6E13D427" w14:textId="1A06BD82" w:rsidR="0ABB5AC4" w:rsidRPr="00164960" w:rsidRDefault="0ABB5AC4" w:rsidP="50F34127">
      <w:pPr>
        <w:pStyle w:val="email"/>
        <w:ind w:firstLine="0"/>
        <w:jc w:val="left"/>
        <w:rPr>
          <w:sz w:val="20"/>
        </w:rPr>
      </w:pPr>
    </w:p>
    <w:p w14:paraId="10575EB0" w14:textId="2F903DE6" w:rsidR="0ABB5AC4" w:rsidRPr="00164960" w:rsidRDefault="392045D7" w:rsidP="50F34127">
      <w:pPr>
        <w:pStyle w:val="email"/>
        <w:numPr>
          <w:ilvl w:val="0"/>
          <w:numId w:val="6"/>
        </w:numPr>
        <w:jc w:val="left"/>
        <w:rPr>
          <w:sz w:val="20"/>
        </w:rPr>
      </w:pPr>
      <w:r w:rsidRPr="00164960">
        <w:rPr>
          <w:sz w:val="20"/>
        </w:rPr>
        <w:t xml:space="preserve">Professores podem lecionar diferentes </w:t>
      </w:r>
      <w:r w:rsidR="60368B27" w:rsidRPr="00164960">
        <w:rPr>
          <w:sz w:val="20"/>
        </w:rPr>
        <w:t>cadeir</w:t>
      </w:r>
      <w:r w:rsidRPr="00164960">
        <w:rPr>
          <w:sz w:val="20"/>
        </w:rPr>
        <w:t>as</w:t>
      </w:r>
      <w:r w:rsidR="6E3AC0D2" w:rsidRPr="00164960">
        <w:rPr>
          <w:sz w:val="20"/>
        </w:rPr>
        <w:t>;</w:t>
      </w:r>
    </w:p>
    <w:p w14:paraId="0AE695FE" w14:textId="49010507" w:rsidR="0ABB5AC4" w:rsidRPr="00164960" w:rsidRDefault="0ABB5AC4" w:rsidP="50F34127">
      <w:pPr>
        <w:pStyle w:val="email"/>
        <w:ind w:firstLine="0"/>
        <w:jc w:val="left"/>
        <w:rPr>
          <w:sz w:val="20"/>
        </w:rPr>
      </w:pPr>
    </w:p>
    <w:p w14:paraId="4253FC04" w14:textId="0AAF81EE" w:rsidR="0ABB5AC4" w:rsidRPr="00164960" w:rsidRDefault="48EDDC5E" w:rsidP="50F34127">
      <w:pPr>
        <w:pStyle w:val="email"/>
        <w:numPr>
          <w:ilvl w:val="0"/>
          <w:numId w:val="6"/>
        </w:numPr>
        <w:jc w:val="left"/>
        <w:rPr>
          <w:sz w:val="20"/>
        </w:rPr>
      </w:pPr>
      <w:r w:rsidRPr="00164960">
        <w:rPr>
          <w:sz w:val="20"/>
        </w:rPr>
        <w:t xml:space="preserve">A mesma </w:t>
      </w:r>
      <w:r w:rsidR="229D9FA5" w:rsidRPr="00164960">
        <w:rPr>
          <w:sz w:val="20"/>
        </w:rPr>
        <w:t xml:space="preserve">cadeira </w:t>
      </w:r>
      <w:r w:rsidRPr="00164960">
        <w:rPr>
          <w:sz w:val="20"/>
        </w:rPr>
        <w:t>pode ser lecionada por diferentes p</w:t>
      </w:r>
      <w:r w:rsidR="392045D7" w:rsidRPr="00164960">
        <w:rPr>
          <w:sz w:val="20"/>
        </w:rPr>
        <w:t>rofessores</w:t>
      </w:r>
    </w:p>
    <w:p w14:paraId="25F29AB8" w14:textId="6F152DEB" w:rsidR="50F34127" w:rsidRPr="00164960" w:rsidRDefault="50F34127" w:rsidP="50F34127">
      <w:pPr>
        <w:pStyle w:val="email"/>
        <w:spacing w:line="259" w:lineRule="auto"/>
        <w:ind w:firstLine="0"/>
        <w:jc w:val="left"/>
        <w:rPr>
          <w:sz w:val="20"/>
        </w:rPr>
      </w:pPr>
    </w:p>
    <w:p w14:paraId="6FBCE229" w14:textId="02CFDA54" w:rsidR="1815C796" w:rsidRPr="00164960" w:rsidRDefault="1815C796" w:rsidP="50F34127">
      <w:pPr>
        <w:pStyle w:val="email"/>
        <w:numPr>
          <w:ilvl w:val="0"/>
          <w:numId w:val="6"/>
        </w:numPr>
        <w:spacing w:line="259" w:lineRule="auto"/>
        <w:jc w:val="left"/>
        <w:rPr>
          <w:sz w:val="20"/>
        </w:rPr>
      </w:pPr>
      <w:r w:rsidRPr="00164960">
        <w:rPr>
          <w:sz w:val="20"/>
        </w:rPr>
        <w:t>O Aluno pode assistir a diversas disciplinas</w:t>
      </w:r>
    </w:p>
    <w:p w14:paraId="0D29EA1C" w14:textId="7D7B25A3" w:rsidR="4BDF8AD3" w:rsidRPr="00164960" w:rsidRDefault="4BDF8AD3" w:rsidP="4BDF8AD3">
      <w:pPr>
        <w:pStyle w:val="email"/>
        <w:rPr>
          <w:sz w:val="20"/>
        </w:rPr>
      </w:pPr>
    </w:p>
    <w:p w14:paraId="4DF70501" w14:textId="040F88B0" w:rsidR="50F34127" w:rsidRPr="00164960" w:rsidRDefault="50F34127" w:rsidP="50F34127">
      <w:pPr>
        <w:pStyle w:val="abstract"/>
        <w:ind w:left="227"/>
        <w:rPr>
          <w:sz w:val="20"/>
        </w:rPr>
      </w:pPr>
    </w:p>
    <w:p w14:paraId="0EE21DC7" w14:textId="7A8FBE1B" w:rsidR="00461179" w:rsidRPr="00164960" w:rsidRDefault="00461179" w:rsidP="010DC20B">
      <w:pPr>
        <w:pStyle w:val="Ttulo1"/>
        <w:spacing w:before="100" w:beforeAutospacing="1" w:after="100" w:afterAutospacing="1"/>
      </w:pPr>
      <w:bookmarkStart w:id="2" w:name="_Toc959893962"/>
      <w:bookmarkStart w:id="3" w:name="_Toc194875220"/>
      <w:r>
        <w:lastRenderedPageBreak/>
        <w:t>2. Modelo de domínio</w:t>
      </w:r>
      <w:bookmarkEnd w:id="2"/>
      <w:bookmarkEnd w:id="3"/>
    </w:p>
    <w:p w14:paraId="451C74FC" w14:textId="0D7C02A7" w:rsidR="37B71949" w:rsidRDefault="37B71949" w:rsidP="37B71949"/>
    <w:tbl>
      <w:tblPr>
        <w:tblW w:w="10080" w:type="dxa"/>
        <w:tblBorders>
          <w:top w:val="none" w:sz="12" w:space="0" w:color="000000"/>
          <w:left w:val="none" w:sz="12" w:space="0" w:color="000000"/>
          <w:bottom w:val="none" w:sz="12" w:space="0" w:color="000000"/>
          <w:right w:val="none" w:sz="12" w:space="0" w:color="000000"/>
          <w:insideH w:val="none" w:sz="12" w:space="0" w:color="000000"/>
          <w:insideV w:val="none" w:sz="12" w:space="0" w:color="000000"/>
        </w:tblBorders>
        <w:tblLayout w:type="fixed"/>
        <w:tblLook w:val="06A0" w:firstRow="1" w:lastRow="0" w:firstColumn="1" w:lastColumn="0" w:noHBand="1" w:noVBand="1"/>
      </w:tblPr>
      <w:tblGrid>
        <w:gridCol w:w="10080"/>
      </w:tblGrid>
      <w:tr w:rsidR="515F02BE" w14:paraId="0A3BFBDA" w14:textId="77777777" w:rsidTr="004C059D">
        <w:trPr>
          <w:trHeight w:val="1296"/>
        </w:trPr>
        <w:tc>
          <w:tcPr>
            <w:tcW w:w="10080" w:type="dxa"/>
            <w:shd w:val="clear" w:color="auto" w:fill="auto"/>
            <w:vAlign w:val="center"/>
          </w:tcPr>
          <w:p w14:paraId="39B1820D" w14:textId="46A17608" w:rsidR="7A715B79" w:rsidRDefault="009E3899" w:rsidP="004C059D">
            <w:pPr>
              <w:jc w:val="left"/>
            </w:pPr>
            <w:r>
              <w:rPr>
                <w:noProof/>
              </w:rPr>
              <w:pict w14:anchorId="28BE8C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68028610" o:spid="_x0000_i1025" type="#_x0000_t75" style="width:371.4pt;height:389.4pt;visibility:visible">
                  <v:imagedata r:id="rId15" o:title=""/>
                  <o:lock v:ext="edit" aspectratio="f"/>
                </v:shape>
              </w:pict>
            </w:r>
          </w:p>
        </w:tc>
      </w:tr>
    </w:tbl>
    <w:p w14:paraId="0AAB747C" w14:textId="55E43E11" w:rsidR="00461179" w:rsidRPr="00164960" w:rsidRDefault="00461179" w:rsidP="69FDB157">
      <w:pPr>
        <w:ind w:firstLine="0"/>
        <w:jc w:val="left"/>
        <w:rPr>
          <w:ins w:id="4" w:author="Microsoft Word" w:date="2025-04-06T21:50:00Z"/>
        </w:rPr>
      </w:pPr>
    </w:p>
    <w:p w14:paraId="1B75E218" w14:textId="7FB4C36F" w:rsidR="00461179" w:rsidRPr="00164960" w:rsidRDefault="00461179" w:rsidP="010DC20B">
      <w:pPr>
        <w:pStyle w:val="Ttulo1"/>
        <w:spacing w:before="100" w:beforeAutospacing="1" w:after="100" w:afterAutospacing="1"/>
        <w:rPr>
          <w:sz w:val="24"/>
          <w:szCs w:val="24"/>
        </w:rPr>
      </w:pPr>
      <w:bookmarkStart w:id="5" w:name="_Toc895424673"/>
      <w:bookmarkStart w:id="6" w:name="_Toc194875221"/>
      <w:r w:rsidRPr="010DC20B">
        <w:rPr>
          <w:sz w:val="24"/>
          <w:szCs w:val="24"/>
        </w:rPr>
        <w:lastRenderedPageBreak/>
        <w:t>3. Glossário</w:t>
      </w:r>
      <w:bookmarkEnd w:id="5"/>
      <w:bookmarkEnd w:id="6"/>
    </w:p>
    <w:p w14:paraId="147855E0" w14:textId="77777777" w:rsidR="003933C6" w:rsidRPr="00164960" w:rsidRDefault="003933C6" w:rsidP="008F171D">
      <w:pPr>
        <w:spacing w:before="100" w:beforeAutospacing="1" w:after="100" w:afterAutospacing="1"/>
      </w:pPr>
    </w:p>
    <w:tbl>
      <w:tblPr>
        <w:tblW w:w="7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9"/>
        <w:gridCol w:w="5027"/>
      </w:tblGrid>
      <w:tr w:rsidR="00AD649B" w:rsidRPr="00164960" w14:paraId="269CEDF1" w14:textId="77777777" w:rsidTr="004C059D">
        <w:trPr>
          <w:trHeight w:val="399"/>
        </w:trPr>
        <w:tc>
          <w:tcPr>
            <w:tcW w:w="2119" w:type="dxa"/>
            <w:shd w:val="clear" w:color="auto" w:fill="auto"/>
          </w:tcPr>
          <w:p w14:paraId="69C07728" w14:textId="2E5207BB" w:rsidR="00AD649B" w:rsidRPr="00164960" w:rsidRDefault="00AD649B" w:rsidP="00AD649B">
            <w:pPr>
              <w:spacing w:before="100" w:beforeAutospacing="1" w:after="100" w:afterAutospacing="1"/>
              <w:ind w:firstLine="0"/>
              <w:rPr>
                <w:b/>
                <w:bCs/>
              </w:rPr>
            </w:pPr>
            <w:r w:rsidRPr="00164960">
              <w:rPr>
                <w:b/>
                <w:bCs/>
              </w:rPr>
              <w:t>Termo</w:t>
            </w:r>
          </w:p>
        </w:tc>
        <w:tc>
          <w:tcPr>
            <w:tcW w:w="5027" w:type="dxa"/>
            <w:shd w:val="clear" w:color="auto" w:fill="auto"/>
          </w:tcPr>
          <w:p w14:paraId="17A81792" w14:textId="59E7D26A" w:rsidR="00AD649B" w:rsidRPr="00164960" w:rsidRDefault="00AD649B" w:rsidP="00AD649B">
            <w:pPr>
              <w:spacing w:before="100" w:beforeAutospacing="1" w:after="100" w:afterAutospacing="1"/>
              <w:ind w:firstLine="0"/>
              <w:rPr>
                <w:b/>
                <w:bCs/>
              </w:rPr>
            </w:pPr>
            <w:r w:rsidRPr="00164960">
              <w:rPr>
                <w:b/>
                <w:bCs/>
              </w:rPr>
              <w:t>Definição</w:t>
            </w:r>
          </w:p>
        </w:tc>
      </w:tr>
      <w:tr w:rsidR="00AD649B" w:rsidRPr="00164960" w14:paraId="06E674ED" w14:textId="77777777" w:rsidTr="004C059D">
        <w:trPr>
          <w:trHeight w:val="413"/>
        </w:trPr>
        <w:tc>
          <w:tcPr>
            <w:tcW w:w="2119" w:type="dxa"/>
            <w:shd w:val="clear" w:color="auto" w:fill="auto"/>
          </w:tcPr>
          <w:p w14:paraId="6D610F57" w14:textId="7B17F041" w:rsidR="00AD649B" w:rsidRPr="00164960" w:rsidRDefault="00E34B9C" w:rsidP="008F171D">
            <w:pPr>
              <w:spacing w:before="100" w:beforeAutospacing="1" w:after="100" w:afterAutospacing="1"/>
              <w:ind w:firstLine="0"/>
            </w:pPr>
            <w:r w:rsidRPr="00164960">
              <w:t>Aluno</w:t>
            </w:r>
          </w:p>
        </w:tc>
        <w:tc>
          <w:tcPr>
            <w:tcW w:w="5027" w:type="dxa"/>
            <w:shd w:val="clear" w:color="auto" w:fill="auto"/>
          </w:tcPr>
          <w:p w14:paraId="3F965FD0" w14:textId="1694857C" w:rsidR="00AD649B" w:rsidRPr="00164960" w:rsidRDefault="00E34B9C" w:rsidP="008F171D">
            <w:pPr>
              <w:spacing w:before="100" w:beforeAutospacing="1" w:after="100" w:afterAutospacing="1"/>
              <w:ind w:firstLine="0"/>
            </w:pPr>
            <w:r w:rsidRPr="00164960">
              <w:t>Pessoa que está inscrita em cadeiras</w:t>
            </w:r>
            <w:r w:rsidR="162443A3" w:rsidRPr="00164960">
              <w:t>,</w:t>
            </w:r>
            <w:r w:rsidRPr="00164960">
              <w:t xml:space="preserve"> participa em eventos</w:t>
            </w:r>
            <w:r w:rsidR="4C627F47" w:rsidRPr="00164960">
              <w:t xml:space="preserve"> e deve assistir às aulas</w:t>
            </w:r>
            <w:r w:rsidR="00422BD2" w:rsidRPr="00164960">
              <w:t>.</w:t>
            </w:r>
          </w:p>
        </w:tc>
      </w:tr>
      <w:tr w:rsidR="00AD649B" w:rsidRPr="00164960" w14:paraId="7AA1E8E4" w14:textId="77777777" w:rsidTr="004C059D">
        <w:trPr>
          <w:trHeight w:val="399"/>
        </w:trPr>
        <w:tc>
          <w:tcPr>
            <w:tcW w:w="2119" w:type="dxa"/>
            <w:shd w:val="clear" w:color="auto" w:fill="auto"/>
          </w:tcPr>
          <w:p w14:paraId="52204AB7" w14:textId="47383E67" w:rsidR="00AD649B" w:rsidRPr="00164960" w:rsidRDefault="00E34B9C" w:rsidP="008F171D">
            <w:pPr>
              <w:spacing w:before="100" w:beforeAutospacing="1" w:after="100" w:afterAutospacing="1"/>
              <w:ind w:firstLine="0"/>
            </w:pPr>
            <w:r w:rsidRPr="00164960">
              <w:t>Aula</w:t>
            </w:r>
          </w:p>
        </w:tc>
        <w:tc>
          <w:tcPr>
            <w:tcW w:w="5027" w:type="dxa"/>
            <w:shd w:val="clear" w:color="auto" w:fill="auto"/>
          </w:tcPr>
          <w:p w14:paraId="3BDF252C" w14:textId="3EB490AD" w:rsidR="00AD649B" w:rsidRPr="00164960" w:rsidRDefault="00E34B9C" w:rsidP="008F171D">
            <w:pPr>
              <w:spacing w:before="100" w:beforeAutospacing="1" w:after="100" w:afterAutospacing="1"/>
              <w:ind w:firstLine="0"/>
            </w:pPr>
            <w:r w:rsidRPr="00164960">
              <w:t>Espaço de tempo no horário onde o professor leciona e os alunos atendem</w:t>
            </w:r>
            <w:r w:rsidR="00422BD2" w:rsidRPr="00164960">
              <w:t>.</w:t>
            </w:r>
          </w:p>
        </w:tc>
      </w:tr>
      <w:tr w:rsidR="00AD649B" w:rsidRPr="00164960" w14:paraId="179CC205" w14:textId="77777777" w:rsidTr="004C059D">
        <w:trPr>
          <w:trHeight w:val="399"/>
        </w:trPr>
        <w:tc>
          <w:tcPr>
            <w:tcW w:w="2119" w:type="dxa"/>
            <w:shd w:val="clear" w:color="auto" w:fill="auto"/>
          </w:tcPr>
          <w:p w14:paraId="30705FDA" w14:textId="44E9506A" w:rsidR="00AD649B" w:rsidRPr="00164960" w:rsidRDefault="00E34B9C" w:rsidP="008F171D">
            <w:pPr>
              <w:spacing w:before="100" w:beforeAutospacing="1" w:after="100" w:afterAutospacing="1"/>
              <w:ind w:firstLine="0"/>
            </w:pPr>
            <w:r w:rsidRPr="00164960">
              <w:t>Cadeira</w:t>
            </w:r>
          </w:p>
        </w:tc>
        <w:tc>
          <w:tcPr>
            <w:tcW w:w="5027" w:type="dxa"/>
            <w:shd w:val="clear" w:color="auto" w:fill="auto"/>
          </w:tcPr>
          <w:p w14:paraId="6219ECC2" w14:textId="667135A2" w:rsidR="00AD649B" w:rsidRPr="00164960" w:rsidRDefault="00422BD2" w:rsidP="008F171D">
            <w:pPr>
              <w:spacing w:before="100" w:beforeAutospacing="1" w:after="100" w:afterAutospacing="1"/>
              <w:ind w:firstLine="0"/>
            </w:pPr>
            <w:r w:rsidRPr="00164960">
              <w:t xml:space="preserve">Unidade curricular que faz parte de um curso. Ela é lecionada por professores e os alunos inscrevem-se à mesma. </w:t>
            </w:r>
          </w:p>
        </w:tc>
      </w:tr>
      <w:tr w:rsidR="00AD649B" w:rsidRPr="00164960" w14:paraId="21BE42BC" w14:textId="77777777" w:rsidTr="004C059D">
        <w:trPr>
          <w:trHeight w:val="413"/>
        </w:trPr>
        <w:tc>
          <w:tcPr>
            <w:tcW w:w="2119" w:type="dxa"/>
            <w:shd w:val="clear" w:color="auto" w:fill="auto"/>
          </w:tcPr>
          <w:p w14:paraId="73CBF0BC" w14:textId="6C7AE4E1" w:rsidR="00AD649B" w:rsidRPr="00164960" w:rsidRDefault="00E34B9C" w:rsidP="008F171D">
            <w:pPr>
              <w:spacing w:before="100" w:beforeAutospacing="1" w:after="100" w:afterAutospacing="1"/>
              <w:ind w:firstLine="0"/>
            </w:pPr>
            <w:r w:rsidRPr="00164960">
              <w:t>Curso</w:t>
            </w:r>
          </w:p>
        </w:tc>
        <w:tc>
          <w:tcPr>
            <w:tcW w:w="5027" w:type="dxa"/>
            <w:shd w:val="clear" w:color="auto" w:fill="auto"/>
          </w:tcPr>
          <w:p w14:paraId="71DF61F7" w14:textId="537CC3F7" w:rsidR="00AD649B" w:rsidRPr="00164960" w:rsidRDefault="007F7ECE" w:rsidP="008F171D">
            <w:pPr>
              <w:spacing w:before="100" w:beforeAutospacing="1" w:after="100" w:afterAutospacing="1"/>
              <w:ind w:firstLine="0"/>
            </w:pPr>
            <w:r w:rsidRPr="00164960">
              <w:t>Programa de Ensino da Escola à qual pessoas são inscritas e que contém cadeiras.</w:t>
            </w:r>
          </w:p>
        </w:tc>
      </w:tr>
      <w:tr w:rsidR="00AD649B" w:rsidRPr="00164960" w14:paraId="180A2707" w14:textId="77777777" w:rsidTr="004C059D">
        <w:trPr>
          <w:trHeight w:val="399"/>
        </w:trPr>
        <w:tc>
          <w:tcPr>
            <w:tcW w:w="2119" w:type="dxa"/>
            <w:shd w:val="clear" w:color="auto" w:fill="auto"/>
          </w:tcPr>
          <w:p w14:paraId="1B12DF78" w14:textId="2F0375F7" w:rsidR="00AD649B" w:rsidRPr="00164960" w:rsidRDefault="00E34B9C" w:rsidP="008F171D">
            <w:pPr>
              <w:spacing w:before="100" w:beforeAutospacing="1" w:after="100" w:afterAutospacing="1"/>
              <w:ind w:firstLine="0"/>
            </w:pPr>
            <w:r w:rsidRPr="00164960">
              <w:t>Escola</w:t>
            </w:r>
          </w:p>
        </w:tc>
        <w:tc>
          <w:tcPr>
            <w:tcW w:w="5027" w:type="dxa"/>
            <w:shd w:val="clear" w:color="auto" w:fill="auto"/>
          </w:tcPr>
          <w:p w14:paraId="3E13C8C6" w14:textId="4B59F20F" w:rsidR="00AD649B" w:rsidRPr="00164960" w:rsidRDefault="007F7ECE" w:rsidP="008F171D">
            <w:pPr>
              <w:spacing w:before="100" w:beforeAutospacing="1" w:after="100" w:afterAutospacing="1"/>
              <w:ind w:firstLine="0"/>
            </w:pPr>
            <w:r w:rsidRPr="00164960">
              <w:t>Instituição de Ensino que contém alunos e professores.</w:t>
            </w:r>
          </w:p>
        </w:tc>
      </w:tr>
      <w:tr w:rsidR="00AD649B" w:rsidRPr="00164960" w14:paraId="549DD1AC" w14:textId="77777777" w:rsidTr="004C059D">
        <w:trPr>
          <w:trHeight w:val="399"/>
        </w:trPr>
        <w:tc>
          <w:tcPr>
            <w:tcW w:w="2119" w:type="dxa"/>
            <w:shd w:val="clear" w:color="auto" w:fill="auto"/>
          </w:tcPr>
          <w:p w14:paraId="19608E95" w14:textId="32D150EF" w:rsidR="00AD649B" w:rsidRPr="00164960" w:rsidRDefault="00E34B9C" w:rsidP="00114D2B">
            <w:pPr>
              <w:spacing w:before="100" w:beforeAutospacing="1" w:after="100" w:afterAutospacing="1"/>
              <w:ind w:firstLine="0"/>
            </w:pPr>
            <w:r w:rsidRPr="00164960">
              <w:t>Evento</w:t>
            </w:r>
          </w:p>
        </w:tc>
        <w:tc>
          <w:tcPr>
            <w:tcW w:w="5027" w:type="dxa"/>
            <w:shd w:val="clear" w:color="auto" w:fill="auto"/>
          </w:tcPr>
          <w:p w14:paraId="284AB210" w14:textId="301F1CD5" w:rsidR="00AD649B" w:rsidRPr="00164960" w:rsidRDefault="00422BD2" w:rsidP="00114D2B">
            <w:pPr>
              <w:spacing w:before="100" w:beforeAutospacing="1" w:after="100" w:afterAutospacing="1"/>
              <w:ind w:firstLine="0"/>
            </w:pPr>
            <w:r w:rsidRPr="00164960">
              <w:t>Espaço de tempo extracurricular e pessoal a cada aluno e professor.</w:t>
            </w:r>
          </w:p>
        </w:tc>
      </w:tr>
      <w:tr w:rsidR="00AD649B" w:rsidRPr="00164960" w14:paraId="250E02FB" w14:textId="77777777" w:rsidTr="004C059D">
        <w:trPr>
          <w:trHeight w:val="399"/>
        </w:trPr>
        <w:tc>
          <w:tcPr>
            <w:tcW w:w="2119" w:type="dxa"/>
            <w:shd w:val="clear" w:color="auto" w:fill="auto"/>
          </w:tcPr>
          <w:p w14:paraId="4581A6B9" w14:textId="15BEEB93" w:rsidR="00AD649B" w:rsidRPr="00164960" w:rsidRDefault="00E34B9C" w:rsidP="00114D2B">
            <w:pPr>
              <w:spacing w:before="100" w:beforeAutospacing="1" w:after="100" w:afterAutospacing="1"/>
              <w:ind w:firstLine="0"/>
            </w:pPr>
            <w:r w:rsidRPr="00164960">
              <w:t>Horário</w:t>
            </w:r>
          </w:p>
        </w:tc>
        <w:tc>
          <w:tcPr>
            <w:tcW w:w="5027" w:type="dxa"/>
            <w:shd w:val="clear" w:color="auto" w:fill="auto"/>
          </w:tcPr>
          <w:p w14:paraId="19E5EEFC" w14:textId="38B97B1B" w:rsidR="00AD649B" w:rsidRPr="00164960" w:rsidRDefault="00422BD2" w:rsidP="00114D2B">
            <w:pPr>
              <w:spacing w:before="100" w:beforeAutospacing="1" w:after="100" w:afterAutospacing="1"/>
              <w:ind w:firstLine="0"/>
            </w:pPr>
            <w:r w:rsidRPr="00164960">
              <w:t>Indicação de tempo que agrupa as cadeiras e os eventos.</w:t>
            </w:r>
          </w:p>
        </w:tc>
      </w:tr>
      <w:tr w:rsidR="00AD649B" w:rsidRPr="00164960" w14:paraId="5AE95820" w14:textId="77777777" w:rsidTr="004C059D">
        <w:trPr>
          <w:trHeight w:val="399"/>
        </w:trPr>
        <w:tc>
          <w:tcPr>
            <w:tcW w:w="2119" w:type="dxa"/>
            <w:shd w:val="clear" w:color="auto" w:fill="auto"/>
          </w:tcPr>
          <w:p w14:paraId="25950AF6" w14:textId="7616D09C" w:rsidR="00AD649B" w:rsidRPr="00164960" w:rsidRDefault="00E34B9C" w:rsidP="00114D2B">
            <w:pPr>
              <w:spacing w:before="100" w:beforeAutospacing="1" w:after="100" w:afterAutospacing="1"/>
              <w:ind w:firstLine="0"/>
            </w:pPr>
            <w:r w:rsidRPr="00164960">
              <w:t>Inscrição</w:t>
            </w:r>
          </w:p>
        </w:tc>
        <w:tc>
          <w:tcPr>
            <w:tcW w:w="5027" w:type="dxa"/>
            <w:shd w:val="clear" w:color="auto" w:fill="auto"/>
          </w:tcPr>
          <w:p w14:paraId="61D2468C" w14:textId="07D2724A" w:rsidR="00AD649B" w:rsidRPr="00164960" w:rsidRDefault="0071468F" w:rsidP="00114D2B">
            <w:pPr>
              <w:spacing w:before="100" w:beforeAutospacing="1" w:after="100" w:afterAutospacing="1"/>
              <w:ind w:firstLine="0"/>
            </w:pPr>
            <w:r w:rsidRPr="00164960">
              <w:t>A</w:t>
            </w:r>
            <w:r w:rsidR="0083535D" w:rsidRPr="00164960">
              <w:t xml:space="preserve">to </w:t>
            </w:r>
            <w:r w:rsidR="0043059E" w:rsidRPr="00164960">
              <w:t>pelo qual os alunos se registam nas cadeiras.</w:t>
            </w:r>
          </w:p>
        </w:tc>
      </w:tr>
      <w:tr w:rsidR="00AD649B" w:rsidRPr="00164960" w14:paraId="65A1FB16" w14:textId="77777777" w:rsidTr="004C059D">
        <w:trPr>
          <w:trHeight w:val="399"/>
        </w:trPr>
        <w:tc>
          <w:tcPr>
            <w:tcW w:w="2119" w:type="dxa"/>
            <w:shd w:val="clear" w:color="auto" w:fill="auto"/>
          </w:tcPr>
          <w:p w14:paraId="44E6B9B6" w14:textId="32E0AD27" w:rsidR="00AD649B" w:rsidRPr="00164960" w:rsidRDefault="00E34B9C" w:rsidP="00114D2B">
            <w:pPr>
              <w:spacing w:before="100" w:beforeAutospacing="1" w:after="100" w:afterAutospacing="1"/>
              <w:ind w:firstLine="0"/>
            </w:pPr>
            <w:r w:rsidRPr="00164960">
              <w:t>Pessoa</w:t>
            </w:r>
          </w:p>
        </w:tc>
        <w:tc>
          <w:tcPr>
            <w:tcW w:w="5027" w:type="dxa"/>
            <w:shd w:val="clear" w:color="auto" w:fill="auto"/>
          </w:tcPr>
          <w:p w14:paraId="626F5F25" w14:textId="11DF0A72" w:rsidR="00AD649B" w:rsidRPr="00164960" w:rsidRDefault="007F7ECE" w:rsidP="00114D2B">
            <w:pPr>
              <w:spacing w:before="100" w:beforeAutospacing="1" w:after="100" w:afterAutospacing="1"/>
              <w:ind w:firstLine="0"/>
            </w:pPr>
            <w:r w:rsidRPr="00164960">
              <w:t>Entidade</w:t>
            </w:r>
            <w:r w:rsidR="0E519FD4" w:rsidRPr="00164960">
              <w:t xml:space="preserve"> (aluno</w:t>
            </w:r>
            <w:r w:rsidRPr="00164960">
              <w:t xml:space="preserve"> ou professor) que participa de uma escola e inscreve-se em cursos.</w:t>
            </w:r>
          </w:p>
        </w:tc>
      </w:tr>
      <w:tr w:rsidR="00AD649B" w:rsidRPr="00164960" w14:paraId="5EF9A7E6" w14:textId="77777777" w:rsidTr="004C059D">
        <w:trPr>
          <w:trHeight w:val="399"/>
        </w:trPr>
        <w:tc>
          <w:tcPr>
            <w:tcW w:w="2119" w:type="dxa"/>
            <w:shd w:val="clear" w:color="auto" w:fill="auto"/>
          </w:tcPr>
          <w:p w14:paraId="122A635F" w14:textId="008FEC8C" w:rsidR="00AD649B" w:rsidRPr="00164960" w:rsidRDefault="00E34B9C" w:rsidP="00114D2B">
            <w:pPr>
              <w:spacing w:before="100" w:beforeAutospacing="1" w:after="100" w:afterAutospacing="1"/>
              <w:ind w:firstLine="0"/>
            </w:pPr>
            <w:r w:rsidRPr="00164960">
              <w:t>Professor</w:t>
            </w:r>
          </w:p>
        </w:tc>
        <w:tc>
          <w:tcPr>
            <w:tcW w:w="5027" w:type="dxa"/>
            <w:shd w:val="clear" w:color="auto" w:fill="auto"/>
          </w:tcPr>
          <w:p w14:paraId="7F32E7F5" w14:textId="1BE6003A" w:rsidR="00AD649B" w:rsidRPr="00164960" w:rsidRDefault="00E34B9C" w:rsidP="00114D2B">
            <w:pPr>
              <w:spacing w:before="100" w:beforeAutospacing="1" w:after="100" w:afterAutospacing="1"/>
              <w:ind w:firstLine="0"/>
            </w:pPr>
            <w:r w:rsidRPr="00164960">
              <w:t>Pessoa que leciona</w:t>
            </w:r>
            <w:r w:rsidR="005C2C89" w:rsidRPr="00164960">
              <w:t xml:space="preserve"> aulas</w:t>
            </w:r>
            <w:r w:rsidRPr="00164960">
              <w:t xml:space="preserve"> </w:t>
            </w:r>
            <w:r w:rsidR="00422BD2" w:rsidRPr="00164960">
              <w:t>e participa em eventos.</w:t>
            </w:r>
          </w:p>
        </w:tc>
      </w:tr>
    </w:tbl>
    <w:p w14:paraId="27A72BAE" w14:textId="77777777" w:rsidR="00461179" w:rsidRPr="00164960" w:rsidRDefault="00461179" w:rsidP="008F171D">
      <w:pPr>
        <w:spacing w:before="100" w:beforeAutospacing="1" w:after="100" w:afterAutospacing="1"/>
      </w:pPr>
    </w:p>
    <w:p w14:paraId="4BC260A1" w14:textId="45AA35C7" w:rsidR="00CC49C6" w:rsidRPr="00164960" w:rsidRDefault="00461179" w:rsidP="010DC20B">
      <w:pPr>
        <w:pStyle w:val="Ttulo1"/>
        <w:spacing w:before="100" w:beforeAutospacing="1" w:after="100" w:afterAutospacing="1"/>
        <w:rPr>
          <w:sz w:val="24"/>
          <w:szCs w:val="24"/>
        </w:rPr>
      </w:pPr>
      <w:bookmarkStart w:id="7" w:name="_Toc1583036359"/>
      <w:bookmarkStart w:id="8" w:name="_Toc194875222"/>
      <w:r w:rsidRPr="010DC20B">
        <w:rPr>
          <w:sz w:val="24"/>
          <w:szCs w:val="24"/>
        </w:rPr>
        <w:lastRenderedPageBreak/>
        <w:t>4.Requesitos</w:t>
      </w:r>
      <w:bookmarkEnd w:id="7"/>
      <w:bookmarkEnd w:id="8"/>
    </w:p>
    <w:p w14:paraId="67B774F2" w14:textId="2C226BF0" w:rsidR="00EE7245" w:rsidRPr="00164960" w:rsidRDefault="00461179" w:rsidP="010DC20B">
      <w:pPr>
        <w:pStyle w:val="Ttulo2"/>
        <w:spacing w:before="100" w:beforeAutospacing="1" w:after="100" w:afterAutospacing="1"/>
      </w:pPr>
      <w:bookmarkStart w:id="9" w:name="_Toc1922768643"/>
      <w:bookmarkStart w:id="10" w:name="_Toc194875223"/>
      <w:r>
        <w:t xml:space="preserve">4.1 </w:t>
      </w:r>
      <w:r w:rsidR="00587D71">
        <w:t>Requisitos</w:t>
      </w:r>
      <w:r>
        <w:t xml:space="preserve"> não funcionai</w:t>
      </w:r>
      <w:r w:rsidR="002065FC">
        <w:t>s</w:t>
      </w:r>
      <w:bookmarkEnd w:id="9"/>
      <w:bookmarkEnd w:id="10"/>
    </w:p>
    <w:p w14:paraId="4F747E97" w14:textId="689832B7" w:rsidR="7E554465" w:rsidRPr="00164960" w:rsidRDefault="7E554465" w:rsidP="7E554465"/>
    <w:p w14:paraId="1BA11923" w14:textId="56AA6FA2" w:rsidR="008F171D" w:rsidRPr="00164960" w:rsidRDefault="002065FC" w:rsidP="001949A3">
      <w:pPr>
        <w:spacing w:before="100" w:beforeAutospacing="1" w:after="100" w:afterAutospacing="1"/>
        <w:ind w:left="227" w:firstLine="0"/>
      </w:pPr>
      <w:r w:rsidRPr="00164960">
        <w:t>Usabilidade</w:t>
      </w:r>
      <w:r w:rsidR="001949A3" w:rsidRPr="00164960">
        <w:t>:</w:t>
      </w:r>
      <w:r w:rsidR="00514B2F" w:rsidRPr="00164960">
        <w:t xml:space="preserve"> Interface à base da consola de </w:t>
      </w:r>
      <w:r w:rsidR="00587D71" w:rsidRPr="00164960">
        <w:t>comando</w:t>
      </w:r>
      <w:r w:rsidR="00514B2F" w:rsidRPr="00164960">
        <w:t>.</w:t>
      </w:r>
      <w:r w:rsidRPr="00164960">
        <w:br/>
      </w:r>
      <w:r w:rsidR="00C7169B" w:rsidRPr="00164960">
        <w:t>Confiabilidade</w:t>
      </w:r>
      <w:r w:rsidR="001949A3" w:rsidRPr="00164960">
        <w:t>:</w:t>
      </w:r>
      <w:r w:rsidR="004F59CA" w:rsidRPr="00164960">
        <w:t xml:space="preserve"> Não </w:t>
      </w:r>
      <w:r w:rsidR="001E2D18" w:rsidRPr="00164960">
        <w:t>há requisitos específicos de confiabilidade.</w:t>
      </w:r>
    </w:p>
    <w:p w14:paraId="7B2580E7" w14:textId="5E49ED2E" w:rsidR="00165809" w:rsidRPr="00164960" w:rsidRDefault="00165809" w:rsidP="00CC49C6">
      <w:pPr>
        <w:spacing w:before="100" w:beforeAutospacing="1" w:after="100" w:afterAutospacing="1"/>
      </w:pPr>
      <w:r w:rsidRPr="00164960">
        <w:t>Desempenho</w:t>
      </w:r>
      <w:r w:rsidR="001949A3" w:rsidRPr="00164960">
        <w:t>:</w:t>
      </w:r>
      <w:r w:rsidR="004F59CA" w:rsidRPr="00164960">
        <w:t xml:space="preserve"> Não </w:t>
      </w:r>
      <w:r w:rsidR="00C978FE" w:rsidRPr="00164960">
        <w:t>há requisitos explícitos sobre desempenho.</w:t>
      </w:r>
    </w:p>
    <w:p w14:paraId="64413943" w14:textId="4D931FA5" w:rsidR="008B4FB3" w:rsidRPr="00164960" w:rsidRDefault="00087779" w:rsidP="008B4FB3">
      <w:pPr>
        <w:spacing w:before="100" w:beforeAutospacing="1" w:after="100" w:afterAutospacing="1"/>
      </w:pPr>
      <w:r w:rsidRPr="00164960">
        <w:t>M</w:t>
      </w:r>
      <w:r w:rsidR="008B4FB3" w:rsidRPr="00164960">
        <w:t>anutenibilidade</w:t>
      </w:r>
      <w:r w:rsidRPr="00164960">
        <w:t>:</w:t>
      </w:r>
      <w:r w:rsidR="00573900" w:rsidRPr="00164960">
        <w:t xml:space="preserve"> Grande quantidade de testes unitários.</w:t>
      </w:r>
    </w:p>
    <w:p w14:paraId="5BE8BCC0" w14:textId="525BAD83" w:rsidR="00304529" w:rsidRPr="00164960" w:rsidRDefault="00304529" w:rsidP="008B4FB3">
      <w:pPr>
        <w:spacing w:before="100" w:beforeAutospacing="1" w:after="100" w:afterAutospacing="1"/>
      </w:pPr>
      <w:r w:rsidRPr="00164960">
        <w:t>Restrições de Design:</w:t>
      </w:r>
      <w:r w:rsidR="00BD5177" w:rsidRPr="00164960">
        <w:t xml:space="preserve"> </w:t>
      </w:r>
      <w:r w:rsidR="00386873" w:rsidRPr="00164960">
        <w:t>O</w:t>
      </w:r>
      <w:r w:rsidR="00BD5177" w:rsidRPr="00164960">
        <w:t xml:space="preserve"> sistema terá que armazenar dados de maneira persistente em arquivos binários.</w:t>
      </w:r>
    </w:p>
    <w:p w14:paraId="3305C89B" w14:textId="0E17F324" w:rsidR="00FF311A" w:rsidRPr="00164960" w:rsidRDefault="00FF311A" w:rsidP="008B4FB3">
      <w:pPr>
        <w:spacing w:before="100" w:beforeAutospacing="1" w:after="100" w:afterAutospacing="1"/>
      </w:pPr>
      <w:r w:rsidRPr="00164960">
        <w:t>Restrições de Implementação</w:t>
      </w:r>
      <w:r w:rsidR="00455245" w:rsidRPr="00164960">
        <w:t>:</w:t>
      </w:r>
      <w:r w:rsidR="00181760" w:rsidRPr="00164960">
        <w:t xml:space="preserve"> O</w:t>
      </w:r>
      <w:r w:rsidR="002644D0" w:rsidRPr="00164960">
        <w:t xml:space="preserve"> sistema deve ser desenvolvido utilizando a linguagem C++</w:t>
      </w:r>
      <w:r w:rsidR="00181760" w:rsidRPr="00164960">
        <w:t>.</w:t>
      </w:r>
      <w:r w:rsidR="00455245" w:rsidRPr="00164960">
        <w:br/>
      </w:r>
    </w:p>
    <w:p w14:paraId="6095D286" w14:textId="71533D75" w:rsidR="00E503FC" w:rsidRPr="00164960" w:rsidRDefault="00E503FC" w:rsidP="7E554465">
      <w:pPr>
        <w:spacing w:beforeAutospacing="1" w:afterAutospacing="1"/>
      </w:pPr>
      <w:r w:rsidRPr="00164960">
        <w:t>Restrições de interface:</w:t>
      </w:r>
      <w:r w:rsidR="006F7C0B" w:rsidRPr="00164960">
        <w:t xml:space="preserve"> Não</w:t>
      </w:r>
      <w:r w:rsidR="00C451EE" w:rsidRPr="00164960">
        <w:t xml:space="preserve"> há restrições específicas quanto à interface do </w:t>
      </w:r>
      <w:r w:rsidR="6ABBD710" w:rsidRPr="00164960">
        <w:t>s</w:t>
      </w:r>
      <w:r w:rsidR="00C451EE" w:rsidRPr="00164960">
        <w:t>istema</w:t>
      </w:r>
      <w:r w:rsidR="17C4D9D5" w:rsidRPr="00164960">
        <w:t>.</w:t>
      </w:r>
    </w:p>
    <w:p w14:paraId="62DE2FD1" w14:textId="77777777" w:rsidR="008F171D" w:rsidRPr="00164960" w:rsidRDefault="008F171D" w:rsidP="00CC49C6">
      <w:pPr>
        <w:spacing w:before="100" w:beforeAutospacing="1" w:after="100" w:afterAutospacing="1"/>
      </w:pPr>
    </w:p>
    <w:p w14:paraId="02587E15" w14:textId="77777777" w:rsidR="008F171D" w:rsidRPr="00164960" w:rsidRDefault="008F171D" w:rsidP="00CC49C6">
      <w:pPr>
        <w:spacing w:before="100" w:beforeAutospacing="1" w:after="100" w:afterAutospacing="1"/>
      </w:pPr>
    </w:p>
    <w:p w14:paraId="2FEDED4C" w14:textId="4C398072" w:rsidR="008F171D" w:rsidRPr="00164960" w:rsidRDefault="008F171D" w:rsidP="00CC49C6">
      <w:pPr>
        <w:spacing w:before="100" w:beforeAutospacing="1" w:after="100" w:afterAutospacing="1"/>
      </w:pPr>
    </w:p>
    <w:p w14:paraId="30CA55EA" w14:textId="13A25535" w:rsidR="16BF6A7B" w:rsidRDefault="16BF6A7B" w:rsidP="16BF6A7B">
      <w:pPr>
        <w:spacing w:beforeAutospacing="1" w:afterAutospacing="1"/>
      </w:pPr>
    </w:p>
    <w:p w14:paraId="5F2B7E30" w14:textId="17EB4EF0" w:rsidR="16BF6A7B" w:rsidRDefault="16BF6A7B" w:rsidP="16BF6A7B">
      <w:pPr>
        <w:spacing w:beforeAutospacing="1" w:afterAutospacing="1"/>
      </w:pPr>
    </w:p>
    <w:p w14:paraId="5630D31B" w14:textId="143E21B4" w:rsidR="16BF6A7B" w:rsidRDefault="16BF6A7B" w:rsidP="16BF6A7B">
      <w:pPr>
        <w:spacing w:beforeAutospacing="1" w:afterAutospacing="1"/>
      </w:pPr>
    </w:p>
    <w:p w14:paraId="57F55786" w14:textId="79F815EF" w:rsidR="16BF6A7B" w:rsidRDefault="16BF6A7B" w:rsidP="16BF6A7B">
      <w:pPr>
        <w:spacing w:beforeAutospacing="1" w:afterAutospacing="1"/>
      </w:pPr>
    </w:p>
    <w:p w14:paraId="6BBE50AB" w14:textId="16896657" w:rsidR="16BF6A7B" w:rsidRDefault="16BF6A7B" w:rsidP="16BF6A7B">
      <w:pPr>
        <w:spacing w:beforeAutospacing="1" w:afterAutospacing="1"/>
      </w:pPr>
    </w:p>
    <w:p w14:paraId="222BB85C" w14:textId="64584640" w:rsidR="16BF6A7B" w:rsidRDefault="16BF6A7B" w:rsidP="16BF6A7B">
      <w:pPr>
        <w:spacing w:beforeAutospacing="1" w:afterAutospacing="1"/>
      </w:pPr>
    </w:p>
    <w:p w14:paraId="77930608" w14:textId="001C26FB" w:rsidR="16BF6A7B" w:rsidRDefault="16BF6A7B" w:rsidP="16BF6A7B">
      <w:pPr>
        <w:spacing w:beforeAutospacing="1" w:afterAutospacing="1"/>
      </w:pPr>
    </w:p>
    <w:p w14:paraId="6DAA1462" w14:textId="576AE4E5" w:rsidR="16BF6A7B" w:rsidRDefault="16BF6A7B" w:rsidP="16BF6A7B">
      <w:pPr>
        <w:spacing w:beforeAutospacing="1" w:afterAutospacing="1"/>
      </w:pPr>
    </w:p>
    <w:p w14:paraId="1B0FFF9C" w14:textId="2EE6B41F" w:rsidR="16BF6A7B" w:rsidRDefault="16BF6A7B" w:rsidP="16BF6A7B">
      <w:pPr>
        <w:spacing w:beforeAutospacing="1" w:afterAutospacing="1"/>
      </w:pPr>
    </w:p>
    <w:p w14:paraId="56326F10" w14:textId="35418660" w:rsidR="16BF6A7B" w:rsidRDefault="16BF6A7B" w:rsidP="16BF6A7B">
      <w:pPr>
        <w:spacing w:beforeAutospacing="1" w:afterAutospacing="1"/>
      </w:pPr>
    </w:p>
    <w:p w14:paraId="0D9FFE2A" w14:textId="5061B100" w:rsidR="16BF6A7B" w:rsidRDefault="16BF6A7B" w:rsidP="16BF6A7B">
      <w:pPr>
        <w:spacing w:beforeAutospacing="1" w:afterAutospacing="1"/>
      </w:pPr>
    </w:p>
    <w:p w14:paraId="70490B6B" w14:textId="74C4FE15" w:rsidR="16BF6A7B" w:rsidRDefault="16BF6A7B" w:rsidP="16BF6A7B">
      <w:pPr>
        <w:spacing w:beforeAutospacing="1" w:afterAutospacing="1"/>
      </w:pPr>
    </w:p>
    <w:p w14:paraId="0E787C91" w14:textId="10E4E313" w:rsidR="16BF6A7B" w:rsidRDefault="16BF6A7B" w:rsidP="16BF6A7B">
      <w:pPr>
        <w:spacing w:beforeAutospacing="1" w:afterAutospacing="1"/>
      </w:pPr>
    </w:p>
    <w:p w14:paraId="109682D8" w14:textId="38FDF180" w:rsidR="16BF6A7B" w:rsidRDefault="16BF6A7B" w:rsidP="16BF6A7B">
      <w:pPr>
        <w:spacing w:beforeAutospacing="1" w:afterAutospacing="1"/>
      </w:pPr>
    </w:p>
    <w:p w14:paraId="56BB23F6" w14:textId="2A8F6705" w:rsidR="16BF6A7B" w:rsidRDefault="16BF6A7B" w:rsidP="16BF6A7B">
      <w:pPr>
        <w:spacing w:beforeAutospacing="1" w:afterAutospacing="1"/>
      </w:pPr>
    </w:p>
    <w:p w14:paraId="2AE0DB97" w14:textId="35D030A2" w:rsidR="16BF6A7B" w:rsidRDefault="16BF6A7B" w:rsidP="16BF6A7B">
      <w:pPr>
        <w:spacing w:beforeAutospacing="1" w:afterAutospacing="1"/>
      </w:pPr>
    </w:p>
    <w:p w14:paraId="240F9625" w14:textId="4025E6CB" w:rsidR="16BF6A7B" w:rsidRDefault="16BF6A7B" w:rsidP="16BF6A7B">
      <w:pPr>
        <w:spacing w:beforeAutospacing="1" w:afterAutospacing="1"/>
      </w:pPr>
    </w:p>
    <w:p w14:paraId="0569F545" w14:textId="659C46C8" w:rsidR="16BF6A7B" w:rsidRDefault="16BF6A7B" w:rsidP="16BF6A7B">
      <w:pPr>
        <w:spacing w:beforeAutospacing="1" w:afterAutospacing="1"/>
      </w:pPr>
    </w:p>
    <w:p w14:paraId="296BC945" w14:textId="26BED10D" w:rsidR="16BF6A7B" w:rsidRDefault="16BF6A7B" w:rsidP="16BF6A7B">
      <w:pPr>
        <w:spacing w:beforeAutospacing="1" w:afterAutospacing="1"/>
      </w:pPr>
    </w:p>
    <w:p w14:paraId="37D6D7DE" w14:textId="77777777" w:rsidR="008F171D" w:rsidRPr="00164960" w:rsidRDefault="008F171D" w:rsidP="00CC49C6">
      <w:pPr>
        <w:spacing w:before="100" w:beforeAutospacing="1" w:after="100" w:afterAutospacing="1"/>
      </w:pPr>
    </w:p>
    <w:p w14:paraId="64D9A6B4" w14:textId="7A33C54F" w:rsidR="00461179" w:rsidRPr="00164960" w:rsidRDefault="00461179" w:rsidP="010DC20B">
      <w:pPr>
        <w:pStyle w:val="Ttulo2"/>
        <w:spacing w:beforeAutospacing="1" w:afterAutospacing="1"/>
      </w:pPr>
      <w:bookmarkStart w:id="11" w:name="_Toc2097376714"/>
      <w:bookmarkStart w:id="12" w:name="_Toc194875224"/>
      <w:r>
        <w:lastRenderedPageBreak/>
        <w:t xml:space="preserve">4.2 </w:t>
      </w:r>
      <w:r w:rsidR="00587D71">
        <w:t>Requisitos</w:t>
      </w:r>
      <w:r>
        <w:t xml:space="preserve"> funcionais</w:t>
      </w:r>
      <w:bookmarkEnd w:id="11"/>
      <w:bookmarkEnd w:id="12"/>
      <w:r>
        <w:t xml:space="preserve"> </w:t>
      </w:r>
    </w:p>
    <w:p w14:paraId="12CDBACD" w14:textId="75EE8955" w:rsidR="6C7279C2" w:rsidRPr="00587D71" w:rsidRDefault="00AD2CEC" w:rsidP="2963DF14">
      <w:pPr>
        <w:pStyle w:val="Ttulo3"/>
        <w:rPr>
          <w:b w:val="0"/>
        </w:rPr>
      </w:pPr>
      <w:bookmarkStart w:id="13" w:name="_Toc1615778771"/>
      <w:bookmarkStart w:id="14" w:name="_Toc194875225"/>
      <w:r>
        <w:t>4.2.1</w:t>
      </w:r>
      <w:r w:rsidR="00FB2813">
        <w:t xml:space="preserve"> </w:t>
      </w:r>
      <w:r w:rsidR="009D78E0">
        <w:t>E</w:t>
      </w:r>
      <w:r w:rsidR="00587D71">
        <w:t>specificações de Caso de Uso</w:t>
      </w:r>
      <w:bookmarkEnd w:id="13"/>
      <w:r w:rsidR="009E3899">
        <w:t xml:space="preserve"> </w:t>
      </w:r>
      <w:r w:rsidR="002A117D">
        <w:t>(UC)</w:t>
      </w:r>
      <w:bookmarkEnd w:id="14"/>
    </w:p>
    <w:tbl>
      <w:tblPr>
        <w:tblW w:w="0" w:type="auto"/>
        <w:tblBorders>
          <w:top w:val="none" w:sz="12" w:space="0" w:color="000000"/>
          <w:left w:val="none" w:sz="12" w:space="0" w:color="000000"/>
          <w:bottom w:val="none" w:sz="12" w:space="0" w:color="000000"/>
          <w:right w:val="none" w:sz="12" w:space="0" w:color="000000"/>
          <w:insideH w:val="none" w:sz="12" w:space="0" w:color="000000"/>
          <w:insideV w:val="none" w:sz="12" w:space="0" w:color="000000"/>
        </w:tblBorders>
        <w:tblLayout w:type="fixed"/>
        <w:tblLook w:val="06A0" w:firstRow="1" w:lastRow="0" w:firstColumn="1" w:lastColumn="0" w:noHBand="1" w:noVBand="1"/>
      </w:tblPr>
      <w:tblGrid>
        <w:gridCol w:w="6915"/>
      </w:tblGrid>
      <w:tr w:rsidR="2963DF14" w14:paraId="2B85F032" w14:textId="77777777" w:rsidTr="010DC20B">
        <w:trPr>
          <w:trHeight w:val="300"/>
        </w:trPr>
        <w:tc>
          <w:tcPr>
            <w:tcW w:w="6915" w:type="dxa"/>
            <w:shd w:val="clear" w:color="auto" w:fill="DAE8F8"/>
          </w:tcPr>
          <w:p w14:paraId="2BD35528" w14:textId="3B73D8B8" w:rsidR="2963DF14" w:rsidRDefault="009E3899" w:rsidP="010DC20B">
            <w:pPr>
              <w:jc w:val="center"/>
            </w:pPr>
            <w:r w:rsidRPr="00394833">
              <w:rPr>
                <w:noProof/>
              </w:rPr>
              <w:pict w14:anchorId="656D363B">
                <v:shape id="Imagem 758902368" o:spid="_x0000_i1047" type="#_x0000_t75" style="width:318pt;height:453.6pt;visibility:visible;mso-wrap-style:square">
                  <v:imagedata r:id="rId16" o:title=""/>
                  <o:lock v:ext="edit" aspectratio="f"/>
                </v:shape>
              </w:pict>
            </w:r>
            <w:r w:rsidRPr="00394833">
              <w:rPr>
                <w:noProof/>
              </w:rPr>
              <w:lastRenderedPageBreak/>
              <w:pict w14:anchorId="11B98E0C">
                <v:shape id="Imagem 1348497201" o:spid="_x0000_i1046" type="#_x0000_t75" style="width:318.6pt;height:547.8pt;visibility:visible;mso-wrap-style:square">
                  <v:imagedata r:id="rId17" o:title=""/>
                  <o:lock v:ext="edit" aspectratio="f"/>
                </v:shape>
              </w:pict>
            </w:r>
          </w:p>
        </w:tc>
      </w:tr>
    </w:tbl>
    <w:p w14:paraId="783FA816" w14:textId="55990224" w:rsidR="246E2C0A" w:rsidRDefault="246E2C0A" w:rsidP="246E2C0A">
      <w:pPr>
        <w:ind w:left="947"/>
        <w:rPr>
          <w:rFonts w:eastAsia="Times" w:cs="Times"/>
        </w:rPr>
      </w:pPr>
    </w:p>
    <w:p w14:paraId="062E8063" w14:textId="20D5D478" w:rsidR="009E3899" w:rsidRPr="009E3899" w:rsidRDefault="7A965597" w:rsidP="009E3899">
      <w:pPr>
        <w:numPr>
          <w:ilvl w:val="0"/>
          <w:numId w:val="5"/>
        </w:numPr>
        <w:rPr>
          <w:rFonts w:eastAsia="Times" w:cs="Times"/>
        </w:rPr>
      </w:pPr>
      <w:r>
        <w:t>Especificação: UC 1 – Criar Aluno</w:t>
      </w:r>
    </w:p>
    <w:p w14:paraId="54D6E1BC" w14:textId="77777777" w:rsidR="009E3899" w:rsidRPr="009E3899" w:rsidRDefault="009E3899" w:rsidP="009E3899">
      <w:pPr>
        <w:ind w:left="947" w:firstLine="0"/>
        <w:rPr>
          <w:rFonts w:eastAsia="Times" w:cs="Times"/>
        </w:rPr>
      </w:pPr>
    </w:p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5"/>
        <w:gridCol w:w="4891"/>
      </w:tblGrid>
      <w:tr w:rsidR="3662CB9C" w14:paraId="0E0CCE79" w14:textId="77777777" w:rsidTr="00110F4F">
        <w:trPr>
          <w:trHeight w:val="300"/>
        </w:trPr>
        <w:tc>
          <w:tcPr>
            <w:tcW w:w="1655" w:type="dxa"/>
            <w:shd w:val="clear" w:color="auto" w:fill="auto"/>
          </w:tcPr>
          <w:p w14:paraId="70297E9C" w14:textId="6510DCA8" w:rsidR="3662CB9C" w:rsidRDefault="3662CB9C" w:rsidP="3662CB9C">
            <w:pPr>
              <w:ind w:firstLine="0"/>
            </w:pPr>
            <w:r>
              <w:t>Descrição</w:t>
            </w:r>
          </w:p>
        </w:tc>
        <w:tc>
          <w:tcPr>
            <w:tcW w:w="4891" w:type="dxa"/>
            <w:shd w:val="clear" w:color="auto" w:fill="auto"/>
          </w:tcPr>
          <w:p w14:paraId="46CA370F" w14:textId="37BFC0BB" w:rsidR="591094A9" w:rsidRDefault="6D717152" w:rsidP="3662CB9C">
            <w:pPr>
              <w:spacing w:line="259" w:lineRule="auto"/>
              <w:ind w:firstLine="0"/>
              <w:rPr>
                <w:rFonts w:eastAsia="Times" w:cs="Times"/>
              </w:rPr>
            </w:pPr>
            <w:r w:rsidRPr="6DD7A226">
              <w:rPr>
                <w:rFonts w:eastAsia="Times" w:cs="Times"/>
              </w:rPr>
              <w:t>Criar</w:t>
            </w:r>
            <w:r w:rsidR="591094A9" w:rsidRPr="5B21DE88">
              <w:rPr>
                <w:rFonts w:eastAsia="Times" w:cs="Times"/>
              </w:rPr>
              <w:t xml:space="preserve"> um </w:t>
            </w:r>
            <w:r w:rsidRPr="4D20714D">
              <w:rPr>
                <w:rFonts w:eastAsia="Times" w:cs="Times"/>
              </w:rPr>
              <w:t>novo</w:t>
            </w:r>
            <w:r w:rsidR="591094A9" w:rsidRPr="5B21DE88">
              <w:rPr>
                <w:rFonts w:eastAsia="Times" w:cs="Times"/>
              </w:rPr>
              <w:t xml:space="preserve"> Aluno</w:t>
            </w:r>
          </w:p>
        </w:tc>
      </w:tr>
      <w:tr w:rsidR="3662CB9C" w14:paraId="547D95E4" w14:textId="77777777" w:rsidTr="00110F4F">
        <w:trPr>
          <w:trHeight w:val="300"/>
        </w:trPr>
        <w:tc>
          <w:tcPr>
            <w:tcW w:w="1655" w:type="dxa"/>
            <w:shd w:val="clear" w:color="auto" w:fill="auto"/>
          </w:tcPr>
          <w:p w14:paraId="43E8954F" w14:textId="23D01F60" w:rsidR="3662CB9C" w:rsidRDefault="3662CB9C" w:rsidP="3662CB9C">
            <w:pPr>
              <w:ind w:firstLine="0"/>
            </w:pPr>
            <w:r>
              <w:t>Pré-condição</w:t>
            </w:r>
          </w:p>
        </w:tc>
        <w:tc>
          <w:tcPr>
            <w:tcW w:w="4891" w:type="dxa"/>
            <w:shd w:val="clear" w:color="auto" w:fill="auto"/>
          </w:tcPr>
          <w:p w14:paraId="51205B21" w14:textId="313DE9DD" w:rsidR="3662CB9C" w:rsidRDefault="3662CB9C" w:rsidP="5B21DE88">
            <w:pPr>
              <w:ind w:firstLine="0"/>
              <w:rPr>
                <w:rFonts w:eastAsia="Times"/>
              </w:rPr>
            </w:pPr>
          </w:p>
        </w:tc>
      </w:tr>
      <w:tr w:rsidR="3662CB9C" w14:paraId="325889BD" w14:textId="77777777" w:rsidTr="00110F4F">
        <w:trPr>
          <w:trHeight w:val="300"/>
        </w:trPr>
        <w:tc>
          <w:tcPr>
            <w:tcW w:w="1655" w:type="dxa"/>
            <w:shd w:val="clear" w:color="auto" w:fill="auto"/>
          </w:tcPr>
          <w:p w14:paraId="76BEC2B1" w14:textId="167F3EEC" w:rsidR="3662CB9C" w:rsidRDefault="3662CB9C" w:rsidP="3662CB9C">
            <w:pPr>
              <w:ind w:firstLine="0"/>
            </w:pPr>
            <w:r>
              <w:t>Pós-condição</w:t>
            </w:r>
          </w:p>
        </w:tc>
        <w:tc>
          <w:tcPr>
            <w:tcW w:w="4891" w:type="dxa"/>
            <w:shd w:val="clear" w:color="auto" w:fill="auto"/>
          </w:tcPr>
          <w:p w14:paraId="599B8C70" w14:textId="566045B3" w:rsidR="3662CB9C" w:rsidRDefault="57B83BFF" w:rsidP="3662CB9C">
            <w:pPr>
              <w:ind w:firstLine="0"/>
              <w:rPr>
                <w:rFonts w:eastAsia="Times"/>
              </w:rPr>
            </w:pPr>
            <w:r w:rsidRPr="37B71949">
              <w:rPr>
                <w:rFonts w:eastAsia="Times" w:cs="Times"/>
              </w:rPr>
              <w:t>O aluno fica associado à</w:t>
            </w:r>
            <w:r w:rsidR="0A7F654F" w:rsidRPr="37B71949">
              <w:rPr>
                <w:rFonts w:eastAsia="Times" w:cs="Times"/>
              </w:rPr>
              <w:t xml:space="preserve"> escola</w:t>
            </w:r>
            <w:r w:rsidRPr="37B71949">
              <w:rPr>
                <w:rFonts w:eastAsia="Times" w:cs="Times"/>
              </w:rPr>
              <w:t>.</w:t>
            </w:r>
          </w:p>
        </w:tc>
      </w:tr>
      <w:tr w:rsidR="3662CB9C" w14:paraId="7D12D2A1" w14:textId="77777777" w:rsidTr="00110F4F">
        <w:trPr>
          <w:trHeight w:val="300"/>
        </w:trPr>
        <w:tc>
          <w:tcPr>
            <w:tcW w:w="1655" w:type="dxa"/>
            <w:shd w:val="clear" w:color="auto" w:fill="auto"/>
          </w:tcPr>
          <w:p w14:paraId="30E7BC59" w14:textId="43E98B56" w:rsidR="3662CB9C" w:rsidRDefault="3662CB9C" w:rsidP="3662CB9C">
            <w:pPr>
              <w:ind w:firstLine="0"/>
            </w:pPr>
            <w:r>
              <w:t>Caminho base</w:t>
            </w:r>
          </w:p>
        </w:tc>
        <w:tc>
          <w:tcPr>
            <w:tcW w:w="4891" w:type="dxa"/>
            <w:shd w:val="clear" w:color="auto" w:fill="auto"/>
          </w:tcPr>
          <w:p w14:paraId="7DE7C65A" w14:textId="2E008DE0" w:rsidR="3662CB9C" w:rsidRDefault="3662CB9C" w:rsidP="3662CB9C">
            <w:pPr>
              <w:rPr>
                <w:rFonts w:eastAsia="Times" w:cs="Times"/>
              </w:rPr>
            </w:pPr>
            <w:r w:rsidRPr="3662CB9C">
              <w:rPr>
                <w:rFonts w:eastAsia="Times" w:cs="Times"/>
              </w:rPr>
              <w:t>1. O aluno entra na aplicação</w:t>
            </w:r>
          </w:p>
          <w:p w14:paraId="099566D5" w14:textId="65129664" w:rsidR="3662CB9C" w:rsidRDefault="3662CB9C">
            <w:pPr>
              <w:rPr>
                <w:rFonts w:eastAsia="Times" w:cs="Times"/>
              </w:rPr>
            </w:pPr>
            <w:r w:rsidRPr="3662CB9C">
              <w:rPr>
                <w:rFonts w:eastAsia="Times" w:cs="Times"/>
              </w:rPr>
              <w:t xml:space="preserve">2. Acede ao menu </w:t>
            </w:r>
            <w:r w:rsidRPr="1C1C57E7">
              <w:rPr>
                <w:rFonts w:eastAsia="Times" w:cs="Times"/>
              </w:rPr>
              <w:t>"</w:t>
            </w:r>
            <w:r w:rsidR="4240EF49" w:rsidRPr="3EDD17BE">
              <w:rPr>
                <w:rFonts w:eastAsia="Times" w:cs="Times"/>
              </w:rPr>
              <w:t xml:space="preserve">Criar </w:t>
            </w:r>
            <w:r w:rsidR="4240EF49" w:rsidRPr="50AF1D78">
              <w:rPr>
                <w:rFonts w:eastAsia="Times" w:cs="Times"/>
              </w:rPr>
              <w:t>Aluno</w:t>
            </w:r>
            <w:r w:rsidRPr="1C1C57E7">
              <w:rPr>
                <w:rFonts w:eastAsia="Times" w:cs="Times"/>
              </w:rPr>
              <w:t>"</w:t>
            </w:r>
          </w:p>
          <w:p w14:paraId="750B5B2B" w14:textId="6CFD8641" w:rsidR="3662CB9C" w:rsidRDefault="57B83BFF" w:rsidP="36D01D9F">
            <w:pPr>
              <w:rPr>
                <w:rFonts w:eastAsia="Times" w:cs="Times"/>
              </w:rPr>
            </w:pPr>
            <w:r w:rsidRPr="36D01D9F">
              <w:rPr>
                <w:rFonts w:eastAsia="Times" w:cs="Times"/>
              </w:rPr>
              <w:t xml:space="preserve">3. </w:t>
            </w:r>
            <w:r w:rsidR="07A4883F" w:rsidRPr="36D01D9F">
              <w:rPr>
                <w:rFonts w:eastAsia="Times" w:cs="Times"/>
              </w:rPr>
              <w:t>Insere a escola que pertence</w:t>
            </w:r>
          </w:p>
          <w:p w14:paraId="2F324C05" w14:textId="61E2C016" w:rsidR="3662CB9C" w:rsidRDefault="07A4883F" w:rsidP="36D01D9F">
            <w:pPr>
              <w:rPr>
                <w:rFonts w:eastAsia="Times" w:cs="Times"/>
              </w:rPr>
            </w:pPr>
            <w:r w:rsidRPr="36D01D9F">
              <w:rPr>
                <w:rFonts w:eastAsia="Times" w:cs="Times"/>
              </w:rPr>
              <w:t>4. Insere o seu nome</w:t>
            </w:r>
          </w:p>
          <w:p w14:paraId="5D4BE47E" w14:textId="602B9D50" w:rsidR="3662CB9C" w:rsidRDefault="0BD3B1DE" w:rsidP="36D01D9F">
            <w:pPr>
              <w:rPr>
                <w:rFonts w:eastAsia="Times" w:cs="Times"/>
              </w:rPr>
            </w:pPr>
            <w:r w:rsidRPr="0C7A4C08">
              <w:rPr>
                <w:rFonts w:eastAsia="Times" w:cs="Times"/>
              </w:rPr>
              <w:t>5</w:t>
            </w:r>
            <w:r w:rsidR="07A4883F" w:rsidRPr="36D01D9F">
              <w:rPr>
                <w:rFonts w:eastAsia="Times" w:cs="Times"/>
              </w:rPr>
              <w:t>. Insere o seu número</w:t>
            </w:r>
          </w:p>
          <w:p w14:paraId="45842325" w14:textId="7AD945EC" w:rsidR="3662CB9C" w:rsidRDefault="6318F142" w:rsidP="36D01D9F">
            <w:pPr>
              <w:rPr>
                <w:rFonts w:eastAsia="Times" w:cs="Times"/>
              </w:rPr>
            </w:pPr>
            <w:r w:rsidRPr="0C7A4C08">
              <w:rPr>
                <w:rFonts w:eastAsia="Times" w:cs="Times"/>
              </w:rPr>
              <w:t>6</w:t>
            </w:r>
            <w:r w:rsidR="07A4883F" w:rsidRPr="36D01D9F">
              <w:rPr>
                <w:rFonts w:eastAsia="Times" w:cs="Times"/>
              </w:rPr>
              <w:t>. Insere a sua Palavra-passe</w:t>
            </w:r>
          </w:p>
          <w:p w14:paraId="2F2F46C4" w14:textId="0A3DDF61" w:rsidR="3662CB9C" w:rsidRDefault="3662CB9C" w:rsidP="3662CB9C">
            <w:pPr>
              <w:rPr>
                <w:rFonts w:eastAsia="Times" w:cs="Times"/>
              </w:rPr>
            </w:pPr>
          </w:p>
        </w:tc>
      </w:tr>
      <w:tr w:rsidR="3662CB9C" w14:paraId="0FEAE072" w14:textId="77777777" w:rsidTr="00110F4F">
        <w:trPr>
          <w:trHeight w:val="300"/>
        </w:trPr>
        <w:tc>
          <w:tcPr>
            <w:tcW w:w="1655" w:type="dxa"/>
            <w:shd w:val="clear" w:color="auto" w:fill="auto"/>
          </w:tcPr>
          <w:p w14:paraId="1E48AD13" w14:textId="3048131C" w:rsidR="3662CB9C" w:rsidRDefault="3662CB9C" w:rsidP="3662CB9C">
            <w:pPr>
              <w:ind w:firstLine="0"/>
            </w:pPr>
            <w:r>
              <w:t>Caminho alternativo</w:t>
            </w:r>
          </w:p>
        </w:tc>
        <w:tc>
          <w:tcPr>
            <w:tcW w:w="4891" w:type="dxa"/>
            <w:shd w:val="clear" w:color="auto" w:fill="auto"/>
          </w:tcPr>
          <w:p w14:paraId="71F290AC" w14:textId="16190DA6" w:rsidR="3662CB9C" w:rsidRDefault="3662CB9C" w:rsidP="3662CB9C">
            <w:pPr>
              <w:rPr>
                <w:rFonts w:eastAsia="Times" w:cs="Times"/>
              </w:rPr>
            </w:pPr>
            <w:r w:rsidRPr="3662CB9C">
              <w:rPr>
                <w:rFonts w:eastAsia="Times" w:cs="Times"/>
              </w:rPr>
              <w:t xml:space="preserve">1. O aluno tenta inscrever-se numa </w:t>
            </w:r>
            <w:r w:rsidR="2751E87F" w:rsidRPr="36D01D9F">
              <w:rPr>
                <w:rFonts w:eastAsia="Times" w:cs="Times"/>
              </w:rPr>
              <w:t>escola</w:t>
            </w:r>
            <w:r w:rsidRPr="3662CB9C">
              <w:rPr>
                <w:rFonts w:eastAsia="Times" w:cs="Times"/>
              </w:rPr>
              <w:t xml:space="preserve"> fora do sistema </w:t>
            </w:r>
            <w:r w:rsidR="7C14AABD" w:rsidRPr="2431D7CA">
              <w:rPr>
                <w:rFonts w:eastAsia="Times" w:cs="Times"/>
              </w:rPr>
              <w:t xml:space="preserve">que </w:t>
            </w:r>
            <w:r w:rsidRPr="3662CB9C">
              <w:rPr>
                <w:rFonts w:eastAsia="Times" w:cs="Times"/>
              </w:rPr>
              <w:t>bloqueia a ação e apresenta mensagem de erro</w:t>
            </w:r>
          </w:p>
          <w:p w14:paraId="732D317A" w14:textId="2352475C" w:rsidR="3662CB9C" w:rsidRDefault="3662CB9C" w:rsidP="3662CB9C">
            <w:pPr>
              <w:rPr>
                <w:rFonts w:eastAsia="Times" w:cs="Times"/>
              </w:rPr>
            </w:pPr>
            <w:r w:rsidRPr="3662CB9C">
              <w:rPr>
                <w:rFonts w:eastAsia="Times" w:cs="Times"/>
              </w:rPr>
              <w:t xml:space="preserve">2. Já está inscrito </w:t>
            </w:r>
            <w:r w:rsidR="0698CD68" w:rsidRPr="2431D7CA">
              <w:rPr>
                <w:rFonts w:eastAsia="Times" w:cs="Times"/>
              </w:rPr>
              <w:t>n</w:t>
            </w:r>
            <w:r w:rsidR="1F198361" w:rsidRPr="2431D7CA">
              <w:rPr>
                <w:rFonts w:eastAsia="Times" w:cs="Times"/>
              </w:rPr>
              <w:t>uma escola</w:t>
            </w:r>
            <w:r w:rsidRPr="3662CB9C">
              <w:rPr>
                <w:rFonts w:eastAsia="Times" w:cs="Times"/>
              </w:rPr>
              <w:t>→ o sistema notifica e evita duplicação</w:t>
            </w:r>
          </w:p>
        </w:tc>
      </w:tr>
    </w:tbl>
    <w:p w14:paraId="27DED61C" w14:textId="63CF2F19" w:rsidR="3662CB9C" w:rsidRDefault="3662CB9C" w:rsidP="3662CB9C">
      <w:pPr>
        <w:ind w:left="947"/>
        <w:rPr>
          <w:rFonts w:eastAsia="Times" w:cs="Times"/>
        </w:rPr>
      </w:pPr>
    </w:p>
    <w:p w14:paraId="50718B9F" w14:textId="3143452A" w:rsidR="7A965597" w:rsidRPr="009E3899" w:rsidRDefault="7A965597" w:rsidP="1C814487">
      <w:pPr>
        <w:numPr>
          <w:ilvl w:val="0"/>
          <w:numId w:val="5"/>
        </w:numPr>
        <w:rPr>
          <w:rFonts w:eastAsia="Times" w:cs="Times"/>
        </w:rPr>
      </w:pPr>
      <w:r>
        <w:t>Especificação: UC 2 – Criar Professor</w:t>
      </w:r>
    </w:p>
    <w:p w14:paraId="5964D3DC" w14:textId="77777777" w:rsidR="009E3899" w:rsidRDefault="009E3899" w:rsidP="009E3899">
      <w:pPr>
        <w:ind w:left="947" w:firstLine="0"/>
        <w:rPr>
          <w:rFonts w:eastAsia="Times" w:cs="Times"/>
        </w:rPr>
      </w:pPr>
    </w:p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5"/>
        <w:gridCol w:w="4891"/>
      </w:tblGrid>
      <w:tr w:rsidR="2431D7CA" w14:paraId="6A9B8B2F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634E9738" w14:textId="6510DCA8" w:rsidR="2431D7CA" w:rsidRDefault="2431D7CA" w:rsidP="2431D7CA">
            <w:pPr>
              <w:ind w:firstLine="0"/>
            </w:pPr>
            <w:r>
              <w:t>Descrição</w:t>
            </w:r>
          </w:p>
        </w:tc>
        <w:tc>
          <w:tcPr>
            <w:tcW w:w="4891" w:type="dxa"/>
            <w:shd w:val="clear" w:color="auto" w:fill="auto"/>
          </w:tcPr>
          <w:p w14:paraId="00A5C081" w14:textId="4B80F0D4" w:rsidR="2431D7CA" w:rsidRDefault="2431D7CA" w:rsidP="2431D7CA">
            <w:pPr>
              <w:spacing w:line="259" w:lineRule="auto"/>
              <w:ind w:firstLine="0"/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 xml:space="preserve">Criar um novo </w:t>
            </w:r>
            <w:r w:rsidR="7D91E0E3" w:rsidRPr="2431D7CA">
              <w:rPr>
                <w:rFonts w:eastAsia="Times" w:cs="Times"/>
              </w:rPr>
              <w:t>Professor</w:t>
            </w:r>
          </w:p>
        </w:tc>
      </w:tr>
      <w:tr w:rsidR="2431D7CA" w14:paraId="45B8D23D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3E6D9CDC" w14:textId="23D01F60" w:rsidR="2431D7CA" w:rsidRDefault="2431D7CA" w:rsidP="2431D7CA">
            <w:pPr>
              <w:ind w:firstLine="0"/>
            </w:pPr>
            <w:r>
              <w:t>Pré-condição</w:t>
            </w:r>
          </w:p>
        </w:tc>
        <w:tc>
          <w:tcPr>
            <w:tcW w:w="4891" w:type="dxa"/>
            <w:shd w:val="clear" w:color="auto" w:fill="auto"/>
          </w:tcPr>
          <w:p w14:paraId="72CCEF37" w14:textId="313DE9DD" w:rsidR="2431D7CA" w:rsidRDefault="2431D7CA" w:rsidP="2431D7CA">
            <w:pPr>
              <w:ind w:firstLine="0"/>
              <w:rPr>
                <w:rFonts w:eastAsia="Times"/>
              </w:rPr>
            </w:pPr>
          </w:p>
        </w:tc>
      </w:tr>
      <w:tr w:rsidR="2431D7CA" w14:paraId="42538C33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09F26A3A" w14:textId="167F3EEC" w:rsidR="2431D7CA" w:rsidRDefault="2431D7CA" w:rsidP="2431D7CA">
            <w:pPr>
              <w:ind w:firstLine="0"/>
            </w:pPr>
            <w:r>
              <w:t>Pós-condição</w:t>
            </w:r>
          </w:p>
        </w:tc>
        <w:tc>
          <w:tcPr>
            <w:tcW w:w="4891" w:type="dxa"/>
            <w:shd w:val="clear" w:color="auto" w:fill="auto"/>
          </w:tcPr>
          <w:p w14:paraId="4B8715CB" w14:textId="4EC81B40" w:rsidR="2431D7CA" w:rsidRDefault="2431D7CA" w:rsidP="2431D7CA">
            <w:pPr>
              <w:ind w:firstLine="0"/>
              <w:rPr>
                <w:rFonts w:eastAsia="Times"/>
              </w:rPr>
            </w:pPr>
            <w:r w:rsidRPr="2431D7CA">
              <w:rPr>
                <w:rFonts w:eastAsia="Times" w:cs="Times"/>
              </w:rPr>
              <w:t xml:space="preserve">O </w:t>
            </w:r>
            <w:r w:rsidR="6819C66D" w:rsidRPr="2431D7CA">
              <w:rPr>
                <w:rFonts w:eastAsia="Times" w:cs="Times"/>
              </w:rPr>
              <w:t xml:space="preserve">professor </w:t>
            </w:r>
            <w:r w:rsidRPr="2431D7CA">
              <w:rPr>
                <w:rFonts w:eastAsia="Times" w:cs="Times"/>
              </w:rPr>
              <w:t>fica associado à escola.</w:t>
            </w:r>
          </w:p>
        </w:tc>
      </w:tr>
      <w:tr w:rsidR="2431D7CA" w14:paraId="2DFC4870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59644572" w14:textId="43E98B56" w:rsidR="2431D7CA" w:rsidRDefault="2431D7CA" w:rsidP="2431D7CA">
            <w:pPr>
              <w:ind w:firstLine="0"/>
            </w:pPr>
            <w:r>
              <w:t>Caminho base</w:t>
            </w:r>
          </w:p>
        </w:tc>
        <w:tc>
          <w:tcPr>
            <w:tcW w:w="4891" w:type="dxa"/>
            <w:shd w:val="clear" w:color="auto" w:fill="auto"/>
          </w:tcPr>
          <w:p w14:paraId="338E5F24" w14:textId="0BB7E5BD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 xml:space="preserve">1. O </w:t>
            </w:r>
            <w:r w:rsidR="48C479F1" w:rsidRPr="2431D7CA">
              <w:rPr>
                <w:rFonts w:eastAsia="Times" w:cs="Times"/>
              </w:rPr>
              <w:t xml:space="preserve">professor </w:t>
            </w:r>
            <w:r w:rsidRPr="2431D7CA">
              <w:rPr>
                <w:rFonts w:eastAsia="Times" w:cs="Times"/>
              </w:rPr>
              <w:t>entra na aplicação</w:t>
            </w:r>
          </w:p>
          <w:p w14:paraId="4F85D2EE" w14:textId="6A7ACD43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 xml:space="preserve">2. Acede ao menu "Criar </w:t>
            </w:r>
            <w:r w:rsidR="294EF304" w:rsidRPr="2431D7CA">
              <w:rPr>
                <w:rFonts w:eastAsia="Times" w:cs="Times"/>
              </w:rPr>
              <w:t>Professor</w:t>
            </w:r>
            <w:r w:rsidRPr="2431D7CA">
              <w:rPr>
                <w:rFonts w:eastAsia="Times" w:cs="Times"/>
              </w:rPr>
              <w:t>"</w:t>
            </w:r>
          </w:p>
          <w:p w14:paraId="2FC9B992" w14:textId="6CFD8641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>3. Insere a escola que pertence</w:t>
            </w:r>
          </w:p>
          <w:p w14:paraId="1ACAACA2" w14:textId="61E2C016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>4. Insere o seu nome</w:t>
            </w:r>
          </w:p>
          <w:p w14:paraId="22C7BC63" w14:textId="74D08BD3" w:rsidR="2431D7CA" w:rsidRDefault="12A603A0" w:rsidP="2431D7CA">
            <w:pPr>
              <w:rPr>
                <w:rFonts w:eastAsia="Times" w:cs="Times"/>
              </w:rPr>
            </w:pPr>
            <w:r w:rsidRPr="0C7A4C08">
              <w:rPr>
                <w:rFonts w:eastAsia="Times" w:cs="Times"/>
              </w:rPr>
              <w:t>5</w:t>
            </w:r>
            <w:r w:rsidR="2431D7CA" w:rsidRPr="2431D7CA">
              <w:rPr>
                <w:rFonts w:eastAsia="Times" w:cs="Times"/>
              </w:rPr>
              <w:t>. Insere o seu número</w:t>
            </w:r>
          </w:p>
          <w:p w14:paraId="4BB644AC" w14:textId="40A7DD12" w:rsidR="2431D7CA" w:rsidRDefault="0BF7F716" w:rsidP="2431D7CA">
            <w:pPr>
              <w:rPr>
                <w:rFonts w:eastAsia="Times" w:cs="Times"/>
              </w:rPr>
            </w:pPr>
            <w:r w:rsidRPr="0C7A4C08">
              <w:rPr>
                <w:rFonts w:eastAsia="Times" w:cs="Times"/>
              </w:rPr>
              <w:t>6</w:t>
            </w:r>
            <w:r w:rsidR="2431D7CA" w:rsidRPr="2431D7CA">
              <w:rPr>
                <w:rFonts w:eastAsia="Times" w:cs="Times"/>
              </w:rPr>
              <w:t>. Insere a sua Palavra-passe</w:t>
            </w:r>
          </w:p>
          <w:p w14:paraId="7484F065" w14:textId="0A3DDF61" w:rsidR="2431D7CA" w:rsidRDefault="2431D7CA" w:rsidP="2431D7CA">
            <w:pPr>
              <w:rPr>
                <w:rFonts w:eastAsia="Times" w:cs="Times"/>
              </w:rPr>
            </w:pPr>
          </w:p>
        </w:tc>
      </w:tr>
      <w:tr w:rsidR="2431D7CA" w14:paraId="55904122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174737DE" w14:textId="3048131C" w:rsidR="2431D7CA" w:rsidRDefault="2431D7CA" w:rsidP="2431D7CA">
            <w:pPr>
              <w:ind w:firstLine="0"/>
            </w:pPr>
            <w:r>
              <w:t>Caminho alternativo</w:t>
            </w:r>
          </w:p>
        </w:tc>
        <w:tc>
          <w:tcPr>
            <w:tcW w:w="4891" w:type="dxa"/>
            <w:shd w:val="clear" w:color="auto" w:fill="auto"/>
          </w:tcPr>
          <w:p w14:paraId="38FC8F47" w14:textId="4C3B1EA5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 xml:space="preserve">1. O </w:t>
            </w:r>
            <w:r w:rsidR="1C0EB89E" w:rsidRPr="2431D7CA">
              <w:rPr>
                <w:rFonts w:eastAsia="Times" w:cs="Times"/>
              </w:rPr>
              <w:t xml:space="preserve">Professor </w:t>
            </w:r>
            <w:r w:rsidRPr="2431D7CA">
              <w:rPr>
                <w:rFonts w:eastAsia="Times" w:cs="Times"/>
              </w:rPr>
              <w:t>tenta inscrever-se numa escola fora do sistema que bloqueia a ação e apresenta mensagem de erro</w:t>
            </w:r>
          </w:p>
          <w:p w14:paraId="38A6A5E7" w14:textId="2352475C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>2. Já está inscrito numa escola→ o sistema notifica e evita duplicação</w:t>
            </w:r>
          </w:p>
        </w:tc>
      </w:tr>
    </w:tbl>
    <w:p w14:paraId="527ABC26" w14:textId="3CB4CC62" w:rsidR="2431D7CA" w:rsidRDefault="2431D7CA" w:rsidP="2431D7CA">
      <w:pPr>
        <w:ind w:left="947" w:firstLine="0"/>
        <w:rPr>
          <w:rFonts w:eastAsia="Times" w:cs="Times"/>
        </w:rPr>
      </w:pPr>
    </w:p>
    <w:p w14:paraId="3664B417" w14:textId="62446EB4" w:rsidR="2431D7CA" w:rsidRDefault="2431D7CA">
      <w:r>
        <w:br w:type="page"/>
      </w:r>
    </w:p>
    <w:p w14:paraId="4FFE0E8C" w14:textId="6749E58D" w:rsidR="7A965597" w:rsidRDefault="7A965597" w:rsidP="1C814487">
      <w:pPr>
        <w:numPr>
          <w:ilvl w:val="0"/>
          <w:numId w:val="5"/>
        </w:numPr>
        <w:spacing w:line="259" w:lineRule="auto"/>
      </w:pPr>
      <w:r>
        <w:t>Especificação: UC 3 –Login</w:t>
      </w:r>
    </w:p>
    <w:p w14:paraId="62156A47" w14:textId="746F5693" w:rsidR="0F62DDEB" w:rsidRDefault="0F62DDEB" w:rsidP="0F62DDEB">
      <w:pPr>
        <w:spacing w:line="259" w:lineRule="auto"/>
        <w:ind w:left="947"/>
      </w:pPr>
    </w:p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5"/>
        <w:gridCol w:w="4891"/>
      </w:tblGrid>
      <w:tr w:rsidR="2431D7CA" w14:paraId="4EEB5E95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418C7A67" w14:textId="6510DCA8" w:rsidR="2431D7CA" w:rsidRDefault="2431D7CA" w:rsidP="2431D7CA">
            <w:pPr>
              <w:ind w:firstLine="0"/>
            </w:pPr>
            <w:r>
              <w:t>Descrição</w:t>
            </w:r>
          </w:p>
        </w:tc>
        <w:tc>
          <w:tcPr>
            <w:tcW w:w="4891" w:type="dxa"/>
            <w:shd w:val="clear" w:color="auto" w:fill="auto"/>
          </w:tcPr>
          <w:p w14:paraId="701A0064" w14:textId="48D9C484" w:rsidR="05A4CCC6" w:rsidRDefault="05A4CCC6" w:rsidP="2431D7CA">
            <w:pPr>
              <w:spacing w:line="259" w:lineRule="auto"/>
              <w:ind w:firstLine="0"/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>Permite ao utilizador</w:t>
            </w:r>
            <w:r w:rsidR="6247127A" w:rsidRPr="2431D7CA">
              <w:rPr>
                <w:rFonts w:eastAsia="Times" w:cs="Times"/>
              </w:rPr>
              <w:t xml:space="preserve"> (tanto alunos como professores)</w:t>
            </w:r>
            <w:r w:rsidRPr="2431D7CA">
              <w:rPr>
                <w:rFonts w:eastAsia="Times" w:cs="Times"/>
              </w:rPr>
              <w:t xml:space="preserve"> entr</w:t>
            </w:r>
            <w:r w:rsidR="713B6C70" w:rsidRPr="2431D7CA">
              <w:rPr>
                <w:rFonts w:eastAsia="Times" w:cs="Times"/>
              </w:rPr>
              <w:t>ar na sua página</w:t>
            </w:r>
            <w:r w:rsidR="088C2DA1" w:rsidRPr="2431D7CA">
              <w:rPr>
                <w:rFonts w:eastAsia="Times" w:cs="Times"/>
              </w:rPr>
              <w:t>.</w:t>
            </w:r>
          </w:p>
        </w:tc>
      </w:tr>
      <w:tr w:rsidR="2431D7CA" w14:paraId="5AAB3D5D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1F627ED0" w14:textId="23D01F60" w:rsidR="2431D7CA" w:rsidRDefault="2431D7CA" w:rsidP="2431D7CA">
            <w:pPr>
              <w:ind w:firstLine="0"/>
            </w:pPr>
            <w:r>
              <w:t>Pré-condição</w:t>
            </w:r>
          </w:p>
        </w:tc>
        <w:tc>
          <w:tcPr>
            <w:tcW w:w="4891" w:type="dxa"/>
            <w:shd w:val="clear" w:color="auto" w:fill="auto"/>
          </w:tcPr>
          <w:p w14:paraId="2B3E3191" w14:textId="5F0F0521" w:rsidR="28CAF7DB" w:rsidRDefault="28CAF7DB" w:rsidP="2431D7CA">
            <w:pPr>
              <w:ind w:firstLine="0"/>
              <w:rPr>
                <w:rFonts w:eastAsia="Times"/>
              </w:rPr>
            </w:pPr>
            <w:r w:rsidRPr="2431D7CA">
              <w:rPr>
                <w:rFonts w:eastAsia="Times"/>
              </w:rPr>
              <w:t>Ter criado o utilizador</w:t>
            </w:r>
            <w:r w:rsidR="5BECD7ED" w:rsidRPr="61E0D625">
              <w:rPr>
                <w:rFonts w:eastAsia="Times"/>
              </w:rPr>
              <w:t xml:space="preserve"> (ou o aluno ou o professor</w:t>
            </w:r>
            <w:r w:rsidRPr="61E0D625">
              <w:rPr>
                <w:rFonts w:eastAsia="Times"/>
              </w:rPr>
              <w:t>)</w:t>
            </w:r>
          </w:p>
        </w:tc>
      </w:tr>
      <w:tr w:rsidR="2431D7CA" w14:paraId="7B14B368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45C78D00" w14:textId="167F3EEC" w:rsidR="2431D7CA" w:rsidRDefault="2431D7CA" w:rsidP="2431D7CA">
            <w:pPr>
              <w:ind w:firstLine="0"/>
            </w:pPr>
            <w:r>
              <w:t>Pós-condição</w:t>
            </w:r>
          </w:p>
        </w:tc>
        <w:tc>
          <w:tcPr>
            <w:tcW w:w="4891" w:type="dxa"/>
            <w:shd w:val="clear" w:color="auto" w:fill="auto"/>
          </w:tcPr>
          <w:p w14:paraId="413AE2A4" w14:textId="28CB46C0" w:rsidR="2431D7CA" w:rsidRDefault="2431D7CA" w:rsidP="2431D7CA">
            <w:pPr>
              <w:ind w:firstLine="0"/>
              <w:rPr>
                <w:rFonts w:eastAsia="Times"/>
              </w:rPr>
            </w:pPr>
            <w:r w:rsidRPr="0C7A4C08">
              <w:rPr>
                <w:rFonts w:eastAsia="Times" w:cs="Times"/>
              </w:rPr>
              <w:t xml:space="preserve">O </w:t>
            </w:r>
            <w:r w:rsidR="0B946E6F" w:rsidRPr="0C7A4C08">
              <w:rPr>
                <w:rFonts w:eastAsia="Times" w:cs="Times"/>
              </w:rPr>
              <w:t>utilizador tem acesso às informações a ele associadas</w:t>
            </w:r>
          </w:p>
        </w:tc>
      </w:tr>
      <w:tr w:rsidR="2431D7CA" w14:paraId="4CDCA541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4988CDD3" w14:textId="43E98B56" w:rsidR="2431D7CA" w:rsidRDefault="2431D7CA" w:rsidP="2431D7CA">
            <w:pPr>
              <w:ind w:firstLine="0"/>
            </w:pPr>
            <w:r>
              <w:t>Caminho base</w:t>
            </w:r>
          </w:p>
        </w:tc>
        <w:tc>
          <w:tcPr>
            <w:tcW w:w="4891" w:type="dxa"/>
            <w:shd w:val="clear" w:color="auto" w:fill="auto"/>
          </w:tcPr>
          <w:p w14:paraId="4076AA0F" w14:textId="022D2396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 xml:space="preserve">1. O </w:t>
            </w:r>
            <w:r w:rsidR="5F95CB7C" w:rsidRPr="0C7A4C08">
              <w:rPr>
                <w:rFonts w:eastAsia="Times" w:cs="Times"/>
              </w:rPr>
              <w:t>utilizador</w:t>
            </w:r>
            <w:r w:rsidRPr="2431D7CA">
              <w:rPr>
                <w:rFonts w:eastAsia="Times" w:cs="Times"/>
              </w:rPr>
              <w:t xml:space="preserve"> entra na aplicação</w:t>
            </w:r>
          </w:p>
          <w:p w14:paraId="6A198C6F" w14:textId="4BE0C0A7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>2. Acede ao menu "</w:t>
            </w:r>
            <w:r w:rsidR="6EA49277" w:rsidRPr="0C7A4C08">
              <w:rPr>
                <w:rFonts w:eastAsia="Times" w:cs="Times"/>
              </w:rPr>
              <w:t>Login</w:t>
            </w:r>
            <w:r w:rsidRPr="2431D7CA">
              <w:rPr>
                <w:rFonts w:eastAsia="Times" w:cs="Times"/>
              </w:rPr>
              <w:t>"</w:t>
            </w:r>
          </w:p>
          <w:p w14:paraId="3A801C7A" w14:textId="6CFD8641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>3. Insere a escola que pertence</w:t>
            </w:r>
          </w:p>
          <w:p w14:paraId="5A963D82" w14:textId="61E2C016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>4. Insere o seu nome</w:t>
            </w:r>
          </w:p>
          <w:p w14:paraId="003BE323" w14:textId="0A260D1C" w:rsidR="2431D7CA" w:rsidRDefault="72CC93A8" w:rsidP="2431D7CA">
            <w:pPr>
              <w:rPr>
                <w:rFonts w:eastAsia="Times" w:cs="Times"/>
              </w:rPr>
            </w:pPr>
            <w:r w:rsidRPr="0C7A4C08">
              <w:rPr>
                <w:rFonts w:eastAsia="Times" w:cs="Times"/>
              </w:rPr>
              <w:t>5</w:t>
            </w:r>
            <w:r w:rsidR="2431D7CA" w:rsidRPr="2431D7CA">
              <w:rPr>
                <w:rFonts w:eastAsia="Times" w:cs="Times"/>
              </w:rPr>
              <w:t>. Insere a sua Palavra-passe</w:t>
            </w:r>
          </w:p>
          <w:p w14:paraId="0017C8C6" w14:textId="0A3DDF61" w:rsidR="2431D7CA" w:rsidRDefault="2431D7CA" w:rsidP="2431D7CA">
            <w:pPr>
              <w:rPr>
                <w:rFonts w:eastAsia="Times" w:cs="Times"/>
              </w:rPr>
            </w:pPr>
          </w:p>
        </w:tc>
      </w:tr>
      <w:tr w:rsidR="2431D7CA" w14:paraId="43B68229" w14:textId="77777777">
        <w:trPr>
          <w:trHeight w:val="300"/>
        </w:trPr>
        <w:tc>
          <w:tcPr>
            <w:tcW w:w="1655" w:type="dxa"/>
            <w:shd w:val="clear" w:color="auto" w:fill="auto"/>
          </w:tcPr>
          <w:p w14:paraId="09FD0B3B" w14:textId="3048131C" w:rsidR="2431D7CA" w:rsidRDefault="2431D7CA" w:rsidP="2431D7CA">
            <w:pPr>
              <w:ind w:firstLine="0"/>
            </w:pPr>
            <w:r>
              <w:t>Caminho alternativo</w:t>
            </w:r>
          </w:p>
        </w:tc>
        <w:tc>
          <w:tcPr>
            <w:tcW w:w="4891" w:type="dxa"/>
            <w:shd w:val="clear" w:color="auto" w:fill="auto"/>
          </w:tcPr>
          <w:p w14:paraId="698B84A5" w14:textId="13751887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 xml:space="preserve">1. O </w:t>
            </w:r>
            <w:r w:rsidR="6DA830D6" w:rsidRPr="0C7A4C08">
              <w:rPr>
                <w:rFonts w:eastAsia="Times" w:cs="Times"/>
              </w:rPr>
              <w:t>utilizador</w:t>
            </w:r>
            <w:r w:rsidRPr="2431D7CA">
              <w:rPr>
                <w:rFonts w:eastAsia="Times" w:cs="Times"/>
              </w:rPr>
              <w:t xml:space="preserve"> tenta </w:t>
            </w:r>
            <w:r w:rsidRPr="0C7A4C08">
              <w:rPr>
                <w:rFonts w:eastAsia="Times" w:cs="Times"/>
              </w:rPr>
              <w:t>i</w:t>
            </w:r>
            <w:r w:rsidR="67F2017E" w:rsidRPr="0C7A4C08">
              <w:rPr>
                <w:rFonts w:eastAsia="Times" w:cs="Times"/>
              </w:rPr>
              <w:t xml:space="preserve">niciar </w:t>
            </w:r>
            <w:r w:rsidR="4ADFC5C1" w:rsidRPr="2765AAA8">
              <w:rPr>
                <w:rFonts w:eastAsia="Times" w:cs="Times"/>
              </w:rPr>
              <w:t>sessão</w:t>
            </w:r>
            <w:r w:rsidR="4ADFC5C1" w:rsidRPr="6F6172AC">
              <w:rPr>
                <w:rFonts w:eastAsia="Times" w:cs="Times"/>
              </w:rPr>
              <w:t>,</w:t>
            </w:r>
            <w:r w:rsidRPr="2431D7CA">
              <w:rPr>
                <w:rFonts w:eastAsia="Times" w:cs="Times"/>
              </w:rPr>
              <w:t xml:space="preserve"> </w:t>
            </w:r>
            <w:r w:rsidR="67F2017E" w:rsidRPr="77EC962B">
              <w:rPr>
                <w:rFonts w:eastAsia="Times" w:cs="Times"/>
              </w:rPr>
              <w:t>mas erra a palavra-passe →</w:t>
            </w:r>
            <w:r w:rsidRPr="2431D7CA">
              <w:rPr>
                <w:rFonts w:eastAsia="Times" w:cs="Times"/>
              </w:rPr>
              <w:t xml:space="preserve"> sistema bloqueia a ação e apresenta mensagem de erro</w:t>
            </w:r>
            <w:r w:rsidR="7149B932" w:rsidRPr="77EC962B">
              <w:rPr>
                <w:rFonts w:eastAsia="Times" w:cs="Times"/>
              </w:rPr>
              <w:t xml:space="preserve"> </w:t>
            </w:r>
            <w:r w:rsidR="7149B932" w:rsidRPr="0ADFB5C3">
              <w:rPr>
                <w:rFonts w:eastAsia="Times" w:cs="Times"/>
              </w:rPr>
              <w:t>de palavra-</w:t>
            </w:r>
            <w:r w:rsidR="7149B932" w:rsidRPr="7522DF17">
              <w:rPr>
                <w:rFonts w:eastAsia="Times" w:cs="Times"/>
              </w:rPr>
              <w:t>passe</w:t>
            </w:r>
          </w:p>
          <w:p w14:paraId="11C0D5F0" w14:textId="61AEE930" w:rsidR="2431D7CA" w:rsidRDefault="2431D7CA" w:rsidP="2431D7CA">
            <w:pPr>
              <w:rPr>
                <w:rFonts w:eastAsia="Times" w:cs="Times"/>
              </w:rPr>
            </w:pPr>
            <w:r w:rsidRPr="2431D7CA">
              <w:rPr>
                <w:rFonts w:eastAsia="Times" w:cs="Times"/>
              </w:rPr>
              <w:t xml:space="preserve">2. </w:t>
            </w:r>
            <w:r w:rsidR="64A08F12" w:rsidRPr="7950515A">
              <w:rPr>
                <w:rFonts w:eastAsia="Times" w:cs="Times"/>
              </w:rPr>
              <w:t xml:space="preserve">o </w:t>
            </w:r>
            <w:r w:rsidR="64A08F12" w:rsidRPr="63D31E93">
              <w:rPr>
                <w:rFonts w:eastAsia="Times" w:cs="Times"/>
              </w:rPr>
              <w:t xml:space="preserve">número </w:t>
            </w:r>
            <w:r w:rsidR="64A08F12" w:rsidRPr="1DB8F778">
              <w:rPr>
                <w:rFonts w:eastAsia="Times" w:cs="Times"/>
              </w:rPr>
              <w:t xml:space="preserve">fornecido é o </w:t>
            </w:r>
            <w:r w:rsidR="64A08F12" w:rsidRPr="50E68860">
              <w:rPr>
                <w:rFonts w:eastAsia="Times" w:cs="Times"/>
              </w:rPr>
              <w:t>errado</w:t>
            </w:r>
            <w:r w:rsidRPr="2431D7CA">
              <w:rPr>
                <w:rFonts w:eastAsia="Times" w:cs="Times"/>
              </w:rPr>
              <w:t xml:space="preserve">→ o sistema notifica e </w:t>
            </w:r>
            <w:r w:rsidR="49E654DE" w:rsidRPr="3C451B1F">
              <w:rPr>
                <w:rFonts w:eastAsia="Times" w:cs="Times"/>
              </w:rPr>
              <w:t>apresenta</w:t>
            </w:r>
            <w:r w:rsidR="49E654DE" w:rsidRPr="2B23386F">
              <w:rPr>
                <w:rFonts w:eastAsia="Times" w:cs="Times"/>
              </w:rPr>
              <w:t xml:space="preserve"> mensagem de </w:t>
            </w:r>
            <w:r w:rsidR="49E654DE" w:rsidRPr="57417CD9">
              <w:rPr>
                <w:rFonts w:eastAsia="Times" w:cs="Times"/>
              </w:rPr>
              <w:t>erro.</w:t>
            </w:r>
          </w:p>
        </w:tc>
      </w:tr>
    </w:tbl>
    <w:p w14:paraId="7D93FB1B" w14:textId="51972B6B" w:rsidR="2431D7CA" w:rsidRDefault="2431D7CA" w:rsidP="2431D7CA">
      <w:pPr>
        <w:spacing w:line="259" w:lineRule="auto"/>
        <w:ind w:left="947" w:firstLine="0"/>
      </w:pPr>
    </w:p>
    <w:p w14:paraId="2B4ACFF3" w14:textId="3F34B0B2" w:rsidR="3AF22D2A" w:rsidRPr="00164960" w:rsidRDefault="3AF22D2A" w:rsidP="253A8591">
      <w:pPr>
        <w:numPr>
          <w:ilvl w:val="0"/>
          <w:numId w:val="5"/>
        </w:numPr>
        <w:rPr>
          <w:rFonts w:eastAsia="Times" w:cs="Times"/>
        </w:rPr>
      </w:pPr>
      <w:r w:rsidRPr="00164960">
        <w:t>Especificação</w:t>
      </w:r>
      <w:r w:rsidR="68037A3C" w:rsidRPr="00164960">
        <w:t xml:space="preserve">: UC </w:t>
      </w:r>
      <w:r w:rsidR="66C1E234">
        <w:t>4</w:t>
      </w:r>
      <w:r w:rsidRPr="00164960">
        <w:t xml:space="preserve"> - </w:t>
      </w:r>
      <w:r w:rsidRPr="00164960">
        <w:rPr>
          <w:rFonts w:eastAsia="Times" w:cs="Times"/>
        </w:rPr>
        <w:t xml:space="preserve">Inscrever aluno </w:t>
      </w:r>
      <w:r w:rsidR="046B0208" w:rsidRPr="1C814487">
        <w:rPr>
          <w:rFonts w:eastAsia="Times" w:cs="Times"/>
        </w:rPr>
        <w:t>numa disciplina</w:t>
      </w:r>
    </w:p>
    <w:p w14:paraId="5F1A3931" w14:textId="77777777" w:rsidR="253A8591" w:rsidRPr="00164960" w:rsidRDefault="253A8591"/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5"/>
        <w:gridCol w:w="4891"/>
      </w:tblGrid>
      <w:tr w:rsidR="253A8591" w:rsidRPr="00164960" w14:paraId="0C4F1734" w14:textId="77777777" w:rsidTr="00CD1E33">
        <w:trPr>
          <w:trHeight w:val="300"/>
        </w:trPr>
        <w:tc>
          <w:tcPr>
            <w:tcW w:w="1655" w:type="dxa"/>
            <w:shd w:val="clear" w:color="auto" w:fill="auto"/>
          </w:tcPr>
          <w:p w14:paraId="418F3083" w14:textId="6510DCA8" w:rsidR="253A8591" w:rsidRPr="00164960" w:rsidRDefault="253A8591" w:rsidP="253A8591">
            <w:pPr>
              <w:ind w:firstLine="0"/>
            </w:pPr>
            <w:r w:rsidRPr="00164960">
              <w:t>Descrição</w:t>
            </w:r>
          </w:p>
        </w:tc>
        <w:tc>
          <w:tcPr>
            <w:tcW w:w="4891" w:type="dxa"/>
            <w:shd w:val="clear" w:color="auto" w:fill="auto"/>
          </w:tcPr>
          <w:p w14:paraId="7E29306C" w14:textId="6D3737AB" w:rsidR="253A8591" w:rsidRPr="00164960" w:rsidRDefault="253A8591" w:rsidP="253A8591">
            <w:pPr>
              <w:ind w:firstLine="0"/>
            </w:pPr>
            <w:r w:rsidRPr="00164960">
              <w:rPr>
                <w:rFonts w:eastAsia="Times" w:cs="Times"/>
              </w:rPr>
              <w:t>Permite a um aluno realizar a inscrição em cadeiras do seu curso, associando-o a essas unidades curriculares e permitindo posteriormente aceder às aulas e ao horário correspondente.</w:t>
            </w:r>
          </w:p>
        </w:tc>
      </w:tr>
      <w:tr w:rsidR="253A8591" w:rsidRPr="00164960" w14:paraId="6050E1C0" w14:textId="77777777" w:rsidTr="00CD1E33">
        <w:trPr>
          <w:trHeight w:val="300"/>
        </w:trPr>
        <w:tc>
          <w:tcPr>
            <w:tcW w:w="1655" w:type="dxa"/>
            <w:shd w:val="clear" w:color="auto" w:fill="auto"/>
          </w:tcPr>
          <w:p w14:paraId="218FB67E" w14:textId="23D01F60" w:rsidR="253A8591" w:rsidRPr="00164960" w:rsidRDefault="411D7888" w:rsidP="253A8591">
            <w:pPr>
              <w:ind w:firstLine="0"/>
            </w:pPr>
            <w:r>
              <w:t>Pré</w:t>
            </w:r>
            <w:r w:rsidR="253A8591" w:rsidRPr="00164960">
              <w:t>-condição</w:t>
            </w:r>
          </w:p>
        </w:tc>
        <w:tc>
          <w:tcPr>
            <w:tcW w:w="4891" w:type="dxa"/>
            <w:shd w:val="clear" w:color="auto" w:fill="auto"/>
          </w:tcPr>
          <w:p w14:paraId="3339E23D" w14:textId="379AE5B3" w:rsidR="253A8591" w:rsidRPr="00164960" w:rsidRDefault="253A8591" w:rsidP="253A8591">
            <w:pPr>
              <w:ind w:firstLine="0"/>
            </w:pPr>
            <w:r w:rsidRPr="00164960">
              <w:rPr>
                <w:rFonts w:eastAsia="Times" w:cs="Times"/>
              </w:rPr>
              <w:t>O aluno tem de estar autenticado, ter uma matrícula válida no curso e ano curricular correspondente.</w:t>
            </w:r>
          </w:p>
        </w:tc>
      </w:tr>
      <w:tr w:rsidR="253A8591" w:rsidRPr="00164960" w14:paraId="27BAD894" w14:textId="77777777" w:rsidTr="00CD1E33">
        <w:trPr>
          <w:trHeight w:val="300"/>
        </w:trPr>
        <w:tc>
          <w:tcPr>
            <w:tcW w:w="1655" w:type="dxa"/>
            <w:shd w:val="clear" w:color="auto" w:fill="auto"/>
          </w:tcPr>
          <w:p w14:paraId="07737D1E" w14:textId="167F3EEC" w:rsidR="253A8591" w:rsidRPr="00164960" w:rsidRDefault="253A8591" w:rsidP="253A8591">
            <w:pPr>
              <w:ind w:firstLine="0"/>
            </w:pPr>
            <w:r w:rsidRPr="00164960">
              <w:t>Pós-condição</w:t>
            </w:r>
          </w:p>
        </w:tc>
        <w:tc>
          <w:tcPr>
            <w:tcW w:w="4891" w:type="dxa"/>
            <w:shd w:val="clear" w:color="auto" w:fill="auto"/>
          </w:tcPr>
          <w:p w14:paraId="2DEA3A82" w14:textId="543C725A" w:rsidR="253A8591" w:rsidRPr="00164960" w:rsidRDefault="253A8591" w:rsidP="253A8591">
            <w:pPr>
              <w:ind w:firstLine="0"/>
            </w:pPr>
            <w:r w:rsidRPr="00164960">
              <w:rPr>
                <w:rFonts w:eastAsia="Times" w:cs="Times"/>
              </w:rPr>
              <w:t>O aluno fica associado à(s) cadeira(s) escolhida(s) através da entidade inscrição, permitindo o acesso ao horário e às aulas respetivas.</w:t>
            </w:r>
          </w:p>
        </w:tc>
      </w:tr>
      <w:tr w:rsidR="253A8591" w:rsidRPr="00164960" w14:paraId="657BE100" w14:textId="77777777" w:rsidTr="00CD1E33">
        <w:trPr>
          <w:trHeight w:val="300"/>
        </w:trPr>
        <w:tc>
          <w:tcPr>
            <w:tcW w:w="1655" w:type="dxa"/>
            <w:shd w:val="clear" w:color="auto" w:fill="auto"/>
          </w:tcPr>
          <w:p w14:paraId="60135F65" w14:textId="43E98B56" w:rsidR="253A8591" w:rsidRPr="00164960" w:rsidRDefault="253A8591" w:rsidP="253A8591">
            <w:pPr>
              <w:ind w:firstLine="0"/>
            </w:pPr>
            <w:r w:rsidRPr="00164960">
              <w:t>Caminho base</w:t>
            </w:r>
          </w:p>
        </w:tc>
        <w:tc>
          <w:tcPr>
            <w:tcW w:w="4891" w:type="dxa"/>
            <w:shd w:val="clear" w:color="auto" w:fill="auto"/>
          </w:tcPr>
          <w:p w14:paraId="32020ADC" w14:textId="2E008DE0" w:rsidR="253A8591" w:rsidRPr="00164960" w:rsidRDefault="253A8591" w:rsidP="253A8591">
            <w:pPr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1. O aluno entra na aplicação</w:t>
            </w:r>
          </w:p>
          <w:p w14:paraId="6A5D8C40" w14:textId="56443686" w:rsidR="253A8591" w:rsidRPr="00164960" w:rsidRDefault="253A8591">
            <w:r w:rsidRPr="00164960">
              <w:rPr>
                <w:rFonts w:eastAsia="Times" w:cs="Times"/>
              </w:rPr>
              <w:t>2. Acede ao menu "Inscrição em Cadeiras"</w:t>
            </w:r>
          </w:p>
          <w:p w14:paraId="128C47DF" w14:textId="3889EA0D" w:rsidR="253A8591" w:rsidRPr="00164960" w:rsidRDefault="253A8591" w:rsidP="253A8591">
            <w:pPr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3. Seleciona as cadeiras disponíveis no seu curso e ano</w:t>
            </w:r>
          </w:p>
          <w:p w14:paraId="1C5EF772" w14:textId="2A00A4B8" w:rsidR="253A8591" w:rsidRPr="00164960" w:rsidRDefault="253A8591" w:rsidP="253A8591">
            <w:pPr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4. Confirma a inscrição</w:t>
            </w:r>
          </w:p>
          <w:p w14:paraId="6DB04619" w14:textId="20FC1B1A" w:rsidR="253A8591" w:rsidRPr="00164960" w:rsidRDefault="253A8591" w:rsidP="253A8591">
            <w:pPr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5. O sistema regista a inscrição</w:t>
            </w:r>
          </w:p>
          <w:p w14:paraId="487D6C72" w14:textId="4E6D138A" w:rsidR="253A8591" w:rsidRPr="00164960" w:rsidRDefault="253A8591" w:rsidP="4C8E808E">
            <w:pPr>
              <w:rPr>
                <w:rFonts w:eastAsia="Times" w:cs="Times"/>
              </w:rPr>
            </w:pPr>
          </w:p>
        </w:tc>
      </w:tr>
      <w:tr w:rsidR="253A8591" w:rsidRPr="00164960" w14:paraId="6DE3AFB0" w14:textId="77777777" w:rsidTr="00CD1E33">
        <w:trPr>
          <w:trHeight w:val="300"/>
        </w:trPr>
        <w:tc>
          <w:tcPr>
            <w:tcW w:w="1655" w:type="dxa"/>
            <w:shd w:val="clear" w:color="auto" w:fill="auto"/>
          </w:tcPr>
          <w:p w14:paraId="0FD0ECDF" w14:textId="3048131C" w:rsidR="253A8591" w:rsidRPr="00164960" w:rsidRDefault="253A8591" w:rsidP="253A8591">
            <w:pPr>
              <w:ind w:firstLine="0"/>
            </w:pPr>
            <w:r w:rsidRPr="00164960">
              <w:t>Caminho alternativo</w:t>
            </w:r>
          </w:p>
        </w:tc>
        <w:tc>
          <w:tcPr>
            <w:tcW w:w="4891" w:type="dxa"/>
            <w:shd w:val="clear" w:color="auto" w:fill="auto"/>
          </w:tcPr>
          <w:p w14:paraId="2BBBE4CB" w14:textId="2FC812DD" w:rsidR="253A8591" w:rsidRPr="00164960" w:rsidRDefault="253A8591" w:rsidP="253A8591">
            <w:pPr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1. O aluno tenta inscrever-se numa cadeira fora do seu curso/ano → o sistema bloqueia a ação e apresenta mensagem de erro</w:t>
            </w:r>
          </w:p>
          <w:p w14:paraId="6321F5B2" w14:textId="542823E8" w:rsidR="253A8591" w:rsidRPr="00164960" w:rsidRDefault="253A8591" w:rsidP="253A8591">
            <w:pPr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2. Já está inscrito na cadeira → o sistema notifica e evita duplicação</w:t>
            </w:r>
          </w:p>
        </w:tc>
      </w:tr>
    </w:tbl>
    <w:p w14:paraId="0A4FD94B" w14:textId="3878AC15" w:rsidR="0C088860" w:rsidRDefault="0C088860" w:rsidP="1C814487">
      <w:pPr>
        <w:rPr>
          <w:rFonts w:eastAsia="Times"/>
        </w:rPr>
      </w:pPr>
    </w:p>
    <w:p w14:paraId="31AAD0A0" w14:textId="77777777" w:rsidR="009E3899" w:rsidRDefault="009E3899" w:rsidP="1C814487">
      <w:pPr>
        <w:rPr>
          <w:rFonts w:eastAsia="Times"/>
        </w:rPr>
      </w:pPr>
    </w:p>
    <w:p w14:paraId="3A0A86F9" w14:textId="77777777" w:rsidR="009E3899" w:rsidRPr="00164960" w:rsidRDefault="009E3899" w:rsidP="1C814487">
      <w:pPr>
        <w:rPr>
          <w:rFonts w:eastAsia="Times"/>
        </w:rPr>
      </w:pPr>
    </w:p>
    <w:p w14:paraId="6958FE6B" w14:textId="575C022C" w:rsidR="2ACC53ED" w:rsidRDefault="2ACC53ED" w:rsidP="2ACC53ED">
      <w:pPr>
        <w:rPr>
          <w:rFonts w:eastAsia="Times"/>
        </w:rPr>
      </w:pPr>
    </w:p>
    <w:p w14:paraId="3218AFA4" w14:textId="4EEA4E27" w:rsidR="0C088860" w:rsidRPr="00164960" w:rsidRDefault="0C088860" w:rsidP="3E1EF066">
      <w:pPr>
        <w:numPr>
          <w:ilvl w:val="0"/>
          <w:numId w:val="5"/>
        </w:numPr>
        <w:rPr>
          <w:rFonts w:eastAsia="Times" w:cs="Times"/>
        </w:rPr>
      </w:pPr>
      <w:r w:rsidRPr="00164960">
        <w:lastRenderedPageBreak/>
        <w:t xml:space="preserve"> </w:t>
      </w:r>
      <w:r w:rsidR="41986501" w:rsidRPr="00164960">
        <w:t xml:space="preserve">Especificação: UC </w:t>
      </w:r>
      <w:r w:rsidR="46A7DACD">
        <w:t>5</w:t>
      </w:r>
      <w:r w:rsidRPr="00164960">
        <w:t xml:space="preserve"> - </w:t>
      </w:r>
      <w:r w:rsidRPr="00164960">
        <w:rPr>
          <w:rFonts w:eastAsia="Times" w:cs="Times"/>
        </w:rPr>
        <w:t>Criação do horário</w:t>
      </w:r>
    </w:p>
    <w:p w14:paraId="20B4CBA0" w14:textId="77777777" w:rsidR="3E1EF066" w:rsidRPr="00164960" w:rsidRDefault="3E1EF066"/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4886"/>
      </w:tblGrid>
      <w:tr w:rsidR="3E1EF066" w:rsidRPr="00164960" w14:paraId="6610EC1D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29E79272" w14:textId="6510DCA8" w:rsidR="3E1EF066" w:rsidRPr="00164960" w:rsidRDefault="3E1EF066" w:rsidP="3E1EF066">
            <w:pPr>
              <w:ind w:firstLine="0"/>
            </w:pPr>
            <w:r w:rsidRPr="00164960">
              <w:t>Descrição</w:t>
            </w:r>
          </w:p>
        </w:tc>
        <w:tc>
          <w:tcPr>
            <w:tcW w:w="4886" w:type="dxa"/>
            <w:shd w:val="clear" w:color="auto" w:fill="auto"/>
          </w:tcPr>
          <w:p w14:paraId="4F7F309D" w14:textId="1A7B9DD3" w:rsidR="3E1EF066" w:rsidRPr="00164960" w:rsidRDefault="3E1EF066" w:rsidP="3E1EF066">
            <w:pPr>
              <w:ind w:firstLine="0"/>
            </w:pPr>
            <w:r w:rsidRPr="00164960">
              <w:rPr>
                <w:rFonts w:eastAsia="Times" w:cs="Times"/>
              </w:rPr>
              <w:t>Permite ao professor criar um horário, associando a data e hora a uma ou mais cadeiras e turmas. Este horário será posteriormente ligado às aulas.</w:t>
            </w:r>
          </w:p>
        </w:tc>
      </w:tr>
      <w:tr w:rsidR="3E1EF066" w:rsidRPr="00164960" w14:paraId="6FF33960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1185B509" w14:textId="3DB6E4BB" w:rsidR="3E1EF066" w:rsidRPr="00164960" w:rsidRDefault="005052E4" w:rsidP="3E1EF066">
            <w:pPr>
              <w:ind w:firstLine="0"/>
            </w:pPr>
            <w:r w:rsidRPr="00164960">
              <w:t>Pré-condição</w:t>
            </w:r>
          </w:p>
        </w:tc>
        <w:tc>
          <w:tcPr>
            <w:tcW w:w="4886" w:type="dxa"/>
            <w:shd w:val="clear" w:color="auto" w:fill="auto"/>
          </w:tcPr>
          <w:p w14:paraId="0BEF7773" w14:textId="59DA06C3" w:rsidR="3E1EF066" w:rsidRPr="00164960" w:rsidRDefault="3E1EF066" w:rsidP="3E1EF066">
            <w:pPr>
              <w:ind w:firstLine="0"/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O utilizador tem de estar autenticado como professor.</w:t>
            </w:r>
          </w:p>
        </w:tc>
      </w:tr>
      <w:tr w:rsidR="3E1EF066" w:rsidRPr="00164960" w14:paraId="4AB8DA31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51A692C3" w14:textId="167F3EEC" w:rsidR="3E1EF066" w:rsidRPr="00164960" w:rsidRDefault="3E1EF066" w:rsidP="3E1EF066">
            <w:pPr>
              <w:ind w:firstLine="0"/>
            </w:pPr>
            <w:r w:rsidRPr="00164960">
              <w:t>Pós-condição</w:t>
            </w:r>
          </w:p>
        </w:tc>
        <w:tc>
          <w:tcPr>
            <w:tcW w:w="4886" w:type="dxa"/>
            <w:shd w:val="clear" w:color="auto" w:fill="auto"/>
          </w:tcPr>
          <w:p w14:paraId="171E896B" w14:textId="61066422" w:rsidR="3E1EF066" w:rsidRPr="00164960" w:rsidRDefault="3E1EF066" w:rsidP="3E1EF066">
            <w:pPr>
              <w:ind w:firstLine="0"/>
            </w:pPr>
            <w:r w:rsidRPr="00164960">
              <w:rPr>
                <w:rFonts w:eastAsia="Times" w:cs="Times"/>
              </w:rPr>
              <w:t>Um novo horário é criado no sistema e está disponível para associação às aulas.</w:t>
            </w:r>
          </w:p>
        </w:tc>
      </w:tr>
      <w:tr w:rsidR="3E1EF066" w:rsidRPr="00164960" w14:paraId="25783418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4574742D" w14:textId="43E98B56" w:rsidR="3E1EF066" w:rsidRPr="00164960" w:rsidRDefault="3E1EF066" w:rsidP="3E1EF066">
            <w:pPr>
              <w:ind w:firstLine="0"/>
            </w:pPr>
            <w:r w:rsidRPr="00164960">
              <w:t>Caminho base</w:t>
            </w:r>
          </w:p>
        </w:tc>
        <w:tc>
          <w:tcPr>
            <w:tcW w:w="4886" w:type="dxa"/>
            <w:shd w:val="clear" w:color="auto" w:fill="auto"/>
          </w:tcPr>
          <w:p w14:paraId="3221406C" w14:textId="487F1616" w:rsidR="3E1EF066" w:rsidRPr="00164960" w:rsidRDefault="3E1EF066" w:rsidP="3E1EF066">
            <w:pPr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1. O professor entra na aplicação</w:t>
            </w:r>
          </w:p>
          <w:p w14:paraId="23946200" w14:textId="10528AFA" w:rsidR="3E1EF066" w:rsidRPr="00164960" w:rsidRDefault="3E1EF066">
            <w:r w:rsidRPr="00164960">
              <w:rPr>
                <w:rFonts w:eastAsia="Times" w:cs="Times"/>
              </w:rPr>
              <w:t>2. Acede ao menu "Gestão de Horários"</w:t>
            </w:r>
          </w:p>
          <w:p w14:paraId="39A5B53D" w14:textId="1E721387" w:rsidR="3E1EF066" w:rsidRPr="00164960" w:rsidRDefault="3E1EF066">
            <w:r w:rsidRPr="00164960">
              <w:rPr>
                <w:rFonts w:eastAsia="Times" w:cs="Times"/>
              </w:rPr>
              <w:t>3. Introduz data e hora</w:t>
            </w:r>
          </w:p>
          <w:p w14:paraId="08705978" w14:textId="591B7418" w:rsidR="3E1EF066" w:rsidRPr="00164960" w:rsidRDefault="3E1EF066">
            <w:r w:rsidRPr="00164960">
              <w:rPr>
                <w:rFonts w:eastAsia="Times" w:cs="Times"/>
              </w:rPr>
              <w:t>4. Associa à(s) cadeira(s)/turma(s)</w:t>
            </w:r>
          </w:p>
          <w:p w14:paraId="03525270" w14:textId="01FEEBC8" w:rsidR="3E1EF066" w:rsidRPr="00164960" w:rsidRDefault="3E1EF066">
            <w:r w:rsidRPr="00164960">
              <w:rPr>
                <w:rFonts w:eastAsia="Times" w:cs="Times"/>
              </w:rPr>
              <w:t>5. Confirma criação</w:t>
            </w:r>
          </w:p>
        </w:tc>
      </w:tr>
      <w:tr w:rsidR="3E1EF066" w:rsidRPr="00164960" w14:paraId="236F315A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31F2160B" w14:textId="3048131C" w:rsidR="3E1EF066" w:rsidRPr="00164960" w:rsidRDefault="3E1EF066" w:rsidP="3E1EF066">
            <w:pPr>
              <w:ind w:firstLine="0"/>
            </w:pPr>
            <w:r w:rsidRPr="00164960">
              <w:t>Caminho alternativo</w:t>
            </w:r>
          </w:p>
        </w:tc>
        <w:tc>
          <w:tcPr>
            <w:tcW w:w="4886" w:type="dxa"/>
            <w:shd w:val="clear" w:color="auto" w:fill="auto"/>
          </w:tcPr>
          <w:p w14:paraId="5EDAC080" w14:textId="1DD5339D" w:rsidR="3E1EF066" w:rsidRPr="00164960" w:rsidRDefault="3E1EF066">
            <w:r w:rsidRPr="00164960">
              <w:rPr>
                <w:rFonts w:eastAsia="Times" w:cs="Times"/>
              </w:rPr>
              <w:t>1. Data/hora inválida ou sobreposição com outro horário → sistema mostra erro e bloqueia criação</w:t>
            </w:r>
          </w:p>
          <w:p w14:paraId="16663547" w14:textId="39670706" w:rsidR="3E1EF066" w:rsidRPr="00164960" w:rsidRDefault="3E1EF066">
            <w:r w:rsidRPr="00164960">
              <w:rPr>
                <w:rFonts w:eastAsia="Times" w:cs="Times"/>
              </w:rPr>
              <w:t>2. Campos em falta → sistema pede preenchimento obrigatório</w:t>
            </w:r>
          </w:p>
        </w:tc>
      </w:tr>
    </w:tbl>
    <w:p w14:paraId="1E34F7CB" w14:textId="1EDF6C97" w:rsidR="23AF20CC" w:rsidRPr="00164960" w:rsidRDefault="23AF20CC" w:rsidP="23AF20CC">
      <w:pPr>
        <w:ind w:firstLine="0"/>
      </w:pPr>
    </w:p>
    <w:p w14:paraId="08B028F9" w14:textId="62C148D8" w:rsidR="1C814487" w:rsidRDefault="1C814487"/>
    <w:p w14:paraId="34AAE07C" w14:textId="75BC2D63" w:rsidR="5FF002C7" w:rsidRDefault="5FF002C7" w:rsidP="1C814487">
      <w:pPr>
        <w:numPr>
          <w:ilvl w:val="0"/>
          <w:numId w:val="5"/>
        </w:numPr>
        <w:rPr>
          <w:rFonts w:eastAsia="Times" w:cs="Times"/>
        </w:rPr>
      </w:pPr>
      <w:r>
        <w:t xml:space="preserve">Especificação: UC </w:t>
      </w:r>
      <w:r w:rsidR="01BB8AD8">
        <w:t>6</w:t>
      </w:r>
      <w:r>
        <w:t xml:space="preserve"> </w:t>
      </w:r>
      <w:r w:rsidR="7E253C1D">
        <w:t xml:space="preserve">– </w:t>
      </w:r>
      <w:r w:rsidR="7E253C1D" w:rsidRPr="59090161">
        <w:rPr>
          <w:rFonts w:eastAsia="Times" w:cs="Times"/>
        </w:rPr>
        <w:t xml:space="preserve">Criar </w:t>
      </w:r>
      <w:r w:rsidRPr="59090161">
        <w:rPr>
          <w:rFonts w:eastAsia="Times" w:cs="Times"/>
        </w:rPr>
        <w:t>eventos</w:t>
      </w:r>
      <w:r w:rsidRPr="1C814487">
        <w:rPr>
          <w:rFonts w:eastAsia="Times" w:cs="Times"/>
        </w:rPr>
        <w:t xml:space="preserve"> escolares</w:t>
      </w:r>
    </w:p>
    <w:p w14:paraId="5719CE54" w14:textId="77777777" w:rsidR="1C814487" w:rsidRDefault="1C814487" w:rsidP="1C814487">
      <w:pPr>
        <w:pStyle w:val="PargrafodaLista"/>
        <w:ind w:left="947"/>
      </w:pPr>
    </w:p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0"/>
        <w:gridCol w:w="4896"/>
      </w:tblGrid>
      <w:tr w:rsidR="1C814487" w14:paraId="189CBDEB" w14:textId="77777777" w:rsidTr="689FE3F8">
        <w:trPr>
          <w:trHeight w:val="300"/>
        </w:trPr>
        <w:tc>
          <w:tcPr>
            <w:tcW w:w="1650" w:type="dxa"/>
            <w:shd w:val="clear" w:color="auto" w:fill="auto"/>
          </w:tcPr>
          <w:p w14:paraId="772BF92F" w14:textId="6510DCA8" w:rsidR="1C814487" w:rsidRDefault="1C814487" w:rsidP="1C814487">
            <w:pPr>
              <w:ind w:firstLine="0"/>
            </w:pPr>
            <w:r>
              <w:t>Descrição</w:t>
            </w:r>
          </w:p>
        </w:tc>
        <w:tc>
          <w:tcPr>
            <w:tcW w:w="4896" w:type="dxa"/>
            <w:shd w:val="clear" w:color="auto" w:fill="auto"/>
          </w:tcPr>
          <w:p w14:paraId="38648D1A" w14:textId="3CBC5B68" w:rsidR="1C814487" w:rsidRDefault="3ADECFE5" w:rsidP="1C814487">
            <w:pPr>
              <w:ind w:firstLine="0"/>
              <w:rPr>
                <w:rFonts w:eastAsia="Times" w:cs="Times"/>
              </w:rPr>
            </w:pPr>
            <w:r w:rsidRPr="689FE3F8">
              <w:rPr>
                <w:rFonts w:eastAsia="Times" w:cs="Times"/>
              </w:rPr>
              <w:t>Permite ao</w:t>
            </w:r>
            <w:r w:rsidR="4EF28EE9" w:rsidRPr="689FE3F8">
              <w:rPr>
                <w:rFonts w:eastAsia="Times" w:cs="Times"/>
              </w:rPr>
              <w:t xml:space="preserve"> </w:t>
            </w:r>
            <w:r w:rsidRPr="689FE3F8">
              <w:rPr>
                <w:rFonts w:eastAsia="Times" w:cs="Times"/>
              </w:rPr>
              <w:t xml:space="preserve">professor </w:t>
            </w:r>
            <w:r w:rsidR="697B21BC" w:rsidRPr="689FE3F8">
              <w:rPr>
                <w:rFonts w:eastAsia="Times" w:cs="Times"/>
              </w:rPr>
              <w:t xml:space="preserve">ou o aluno </w:t>
            </w:r>
            <w:r w:rsidRPr="689FE3F8">
              <w:rPr>
                <w:rFonts w:eastAsia="Times" w:cs="Times"/>
              </w:rPr>
              <w:t>criar</w:t>
            </w:r>
            <w:r w:rsidR="0F2741EC" w:rsidRPr="689FE3F8">
              <w:rPr>
                <w:rFonts w:eastAsia="Times" w:cs="Times"/>
              </w:rPr>
              <w:t xml:space="preserve"> um evento escolar (palestras sessões de estudo, etc.)</w:t>
            </w:r>
          </w:p>
        </w:tc>
      </w:tr>
      <w:tr w:rsidR="1C814487" w14:paraId="77F455A4" w14:textId="77777777" w:rsidTr="689FE3F8">
        <w:trPr>
          <w:trHeight w:val="300"/>
        </w:trPr>
        <w:tc>
          <w:tcPr>
            <w:tcW w:w="1650" w:type="dxa"/>
            <w:shd w:val="clear" w:color="auto" w:fill="auto"/>
          </w:tcPr>
          <w:p w14:paraId="6933F368" w14:textId="3CCB390F" w:rsidR="1C814487" w:rsidRDefault="00B05068" w:rsidP="1C814487">
            <w:pPr>
              <w:ind w:firstLine="0"/>
            </w:pPr>
            <w:r>
              <w:t>Pré-condição</w:t>
            </w:r>
          </w:p>
        </w:tc>
        <w:tc>
          <w:tcPr>
            <w:tcW w:w="4896" w:type="dxa"/>
            <w:shd w:val="clear" w:color="auto" w:fill="auto"/>
          </w:tcPr>
          <w:p w14:paraId="3717C8E9" w14:textId="04FCFA66" w:rsidR="1C814487" w:rsidRDefault="1C814487" w:rsidP="1C814487">
            <w:pPr>
              <w:ind w:firstLine="0"/>
            </w:pPr>
            <w:r w:rsidRPr="1C814487">
              <w:rPr>
                <w:rFonts w:eastAsia="Times" w:cs="Times"/>
              </w:rPr>
              <w:t>O utilizador tem de estar autenticado.</w:t>
            </w:r>
          </w:p>
        </w:tc>
      </w:tr>
      <w:tr w:rsidR="1C814487" w14:paraId="79DE7BEA" w14:textId="77777777" w:rsidTr="689FE3F8">
        <w:trPr>
          <w:trHeight w:val="300"/>
        </w:trPr>
        <w:tc>
          <w:tcPr>
            <w:tcW w:w="1650" w:type="dxa"/>
            <w:shd w:val="clear" w:color="auto" w:fill="auto"/>
          </w:tcPr>
          <w:p w14:paraId="49B56F27" w14:textId="167F3EEC" w:rsidR="1C814487" w:rsidRDefault="1C814487" w:rsidP="1C814487">
            <w:pPr>
              <w:ind w:firstLine="0"/>
            </w:pPr>
            <w:r>
              <w:t>Pós-condição</w:t>
            </w:r>
          </w:p>
        </w:tc>
        <w:tc>
          <w:tcPr>
            <w:tcW w:w="4896" w:type="dxa"/>
            <w:shd w:val="clear" w:color="auto" w:fill="auto"/>
          </w:tcPr>
          <w:p w14:paraId="3F29BB6C" w14:textId="7B28170C" w:rsidR="1C814487" w:rsidRDefault="6677BC63" w:rsidP="1C814487">
            <w:pPr>
              <w:ind w:firstLine="0"/>
            </w:pPr>
            <w:r w:rsidRPr="5A78A006">
              <w:rPr>
                <w:rFonts w:eastAsia="Times" w:cs="Times"/>
              </w:rPr>
              <w:t>O novo evento é registado no sistema e fica visível para os utilizadores (alunos e professores).</w:t>
            </w:r>
          </w:p>
        </w:tc>
      </w:tr>
      <w:tr w:rsidR="1C814487" w14:paraId="0B0B0354" w14:textId="77777777" w:rsidTr="689FE3F8">
        <w:trPr>
          <w:trHeight w:val="300"/>
        </w:trPr>
        <w:tc>
          <w:tcPr>
            <w:tcW w:w="1650" w:type="dxa"/>
            <w:shd w:val="clear" w:color="auto" w:fill="auto"/>
          </w:tcPr>
          <w:p w14:paraId="51780DB0" w14:textId="43E98B56" w:rsidR="1C814487" w:rsidRDefault="1C814487" w:rsidP="1C814487">
            <w:pPr>
              <w:ind w:firstLine="0"/>
            </w:pPr>
            <w:r>
              <w:t>Caminho base</w:t>
            </w:r>
          </w:p>
        </w:tc>
        <w:tc>
          <w:tcPr>
            <w:tcW w:w="4896" w:type="dxa"/>
            <w:shd w:val="clear" w:color="auto" w:fill="auto"/>
          </w:tcPr>
          <w:p w14:paraId="19AF6D6C" w14:textId="773744C7" w:rsidR="1C814487" w:rsidRDefault="22CBBADC">
            <w:pPr>
              <w:rPr>
                <w:rFonts w:eastAsia="Times" w:cs="Times"/>
              </w:rPr>
            </w:pPr>
            <w:r w:rsidRPr="59322EB9">
              <w:rPr>
                <w:rFonts w:eastAsia="Times" w:cs="Times"/>
              </w:rPr>
              <w:t xml:space="preserve">1. O </w:t>
            </w:r>
            <w:r w:rsidR="59B6B75F" w:rsidRPr="67162283">
              <w:rPr>
                <w:rFonts w:eastAsia="Times" w:cs="Times"/>
              </w:rPr>
              <w:t>utilizador</w:t>
            </w:r>
            <w:r w:rsidRPr="59322EB9">
              <w:rPr>
                <w:rFonts w:eastAsia="Times" w:cs="Times"/>
              </w:rPr>
              <w:t xml:space="preserve"> entra na aplicação</w:t>
            </w:r>
          </w:p>
          <w:p w14:paraId="613B9C3D" w14:textId="29B2AD7F" w:rsidR="1C814487" w:rsidRDefault="22CBBADC">
            <w:r w:rsidRPr="59322EB9">
              <w:rPr>
                <w:rFonts w:eastAsia="Times" w:cs="Times"/>
              </w:rPr>
              <w:t>2. Acede ao menu "Eventos"</w:t>
            </w:r>
          </w:p>
          <w:p w14:paraId="15A8B009" w14:textId="694DB162" w:rsidR="1C814487" w:rsidRDefault="22CBBADC">
            <w:r w:rsidRPr="59322EB9">
              <w:rPr>
                <w:rFonts w:eastAsia="Times" w:cs="Times"/>
              </w:rPr>
              <w:t>3. Seleciona "Criar novo evento"</w:t>
            </w:r>
          </w:p>
          <w:p w14:paraId="5DFC8AC0" w14:textId="6C6B4746" w:rsidR="1C814487" w:rsidRDefault="22CBBADC">
            <w:r w:rsidRPr="59322EB9">
              <w:rPr>
                <w:rFonts w:eastAsia="Times" w:cs="Times"/>
              </w:rPr>
              <w:t>4. Preenche nome, data, hora, descrição</w:t>
            </w:r>
          </w:p>
          <w:p w14:paraId="3B61F27E" w14:textId="3C3D9AF3" w:rsidR="1C814487" w:rsidRDefault="22CBBADC">
            <w:r w:rsidRPr="59322EB9">
              <w:rPr>
                <w:rFonts w:eastAsia="Times" w:cs="Times"/>
              </w:rPr>
              <w:t>5. Confirma criação</w:t>
            </w:r>
          </w:p>
        </w:tc>
      </w:tr>
      <w:tr w:rsidR="1C814487" w14:paraId="2E501BA8" w14:textId="77777777" w:rsidTr="689FE3F8">
        <w:trPr>
          <w:trHeight w:val="300"/>
        </w:trPr>
        <w:tc>
          <w:tcPr>
            <w:tcW w:w="1650" w:type="dxa"/>
            <w:shd w:val="clear" w:color="auto" w:fill="auto"/>
          </w:tcPr>
          <w:p w14:paraId="2E583B38" w14:textId="3048131C" w:rsidR="1C814487" w:rsidRDefault="1C814487" w:rsidP="1C814487">
            <w:pPr>
              <w:ind w:firstLine="0"/>
            </w:pPr>
            <w:r>
              <w:t>Caminho alternativo</w:t>
            </w:r>
          </w:p>
        </w:tc>
        <w:tc>
          <w:tcPr>
            <w:tcW w:w="4896" w:type="dxa"/>
            <w:shd w:val="clear" w:color="auto" w:fill="auto"/>
          </w:tcPr>
          <w:p w14:paraId="2B0B10BD" w14:textId="743E752D" w:rsidR="1C814487" w:rsidRDefault="7DCD234B" w:rsidP="689FE3F8">
            <w:pPr>
              <w:ind w:firstLine="0"/>
              <w:rPr>
                <w:rFonts w:eastAsia="Times" w:cs="Times"/>
              </w:rPr>
            </w:pPr>
            <w:r w:rsidRPr="689FE3F8">
              <w:rPr>
                <w:rFonts w:eastAsia="Times" w:cs="Times"/>
              </w:rPr>
              <w:t>1</w:t>
            </w:r>
            <w:r w:rsidR="2467D535" w:rsidRPr="689FE3F8">
              <w:rPr>
                <w:rFonts w:eastAsia="Times" w:cs="Times"/>
              </w:rPr>
              <w:t>. Dados obrigatórios em falta → sistema pede correção</w:t>
            </w:r>
          </w:p>
        </w:tc>
      </w:tr>
    </w:tbl>
    <w:p w14:paraId="79B5C37B" w14:textId="38CC2F49" w:rsidR="1C814487" w:rsidRDefault="1C814487" w:rsidP="1C814487">
      <w:pPr>
        <w:ind w:firstLine="0"/>
      </w:pPr>
    </w:p>
    <w:p w14:paraId="6EB16056" w14:textId="24EF0C1E" w:rsidR="14AD7137" w:rsidRDefault="14AD7137" w:rsidP="14AD7137">
      <w:pPr>
        <w:ind w:firstLine="0"/>
      </w:pPr>
    </w:p>
    <w:p w14:paraId="001724D2" w14:textId="64E4EC53" w:rsidR="14AD7137" w:rsidRDefault="14AD7137" w:rsidP="14AD7137">
      <w:pPr>
        <w:ind w:firstLine="0"/>
      </w:pPr>
    </w:p>
    <w:p w14:paraId="4E8A2804" w14:textId="77777777" w:rsidR="009E3899" w:rsidRDefault="009E3899" w:rsidP="14AD7137">
      <w:pPr>
        <w:ind w:firstLine="0"/>
      </w:pPr>
    </w:p>
    <w:p w14:paraId="6E7EAFE4" w14:textId="77777777" w:rsidR="009E3899" w:rsidRDefault="009E3899" w:rsidP="14AD7137">
      <w:pPr>
        <w:ind w:firstLine="0"/>
      </w:pPr>
    </w:p>
    <w:p w14:paraId="54C73008" w14:textId="77777777" w:rsidR="009E3899" w:rsidRDefault="009E3899" w:rsidP="14AD7137">
      <w:pPr>
        <w:ind w:firstLine="0"/>
      </w:pPr>
    </w:p>
    <w:p w14:paraId="72792D39" w14:textId="77777777" w:rsidR="009E3899" w:rsidRDefault="009E3899" w:rsidP="14AD7137">
      <w:pPr>
        <w:ind w:firstLine="0"/>
      </w:pPr>
    </w:p>
    <w:p w14:paraId="0B8399EF" w14:textId="77777777" w:rsidR="009E3899" w:rsidRDefault="009E3899" w:rsidP="14AD7137">
      <w:pPr>
        <w:ind w:firstLine="0"/>
      </w:pPr>
    </w:p>
    <w:p w14:paraId="09A3C49F" w14:textId="77777777" w:rsidR="009E3899" w:rsidRDefault="009E3899" w:rsidP="14AD7137">
      <w:pPr>
        <w:ind w:firstLine="0"/>
      </w:pPr>
    </w:p>
    <w:p w14:paraId="18AB04F7" w14:textId="77777777" w:rsidR="009E3899" w:rsidRDefault="009E3899" w:rsidP="14AD7137">
      <w:pPr>
        <w:ind w:firstLine="0"/>
      </w:pPr>
    </w:p>
    <w:p w14:paraId="7A153B96" w14:textId="77777777" w:rsidR="009E3899" w:rsidRDefault="009E3899" w:rsidP="14AD7137">
      <w:pPr>
        <w:ind w:firstLine="0"/>
      </w:pPr>
    </w:p>
    <w:p w14:paraId="45CEB584" w14:textId="77777777" w:rsidR="009E3899" w:rsidRDefault="009E3899" w:rsidP="14AD7137">
      <w:pPr>
        <w:ind w:firstLine="0"/>
      </w:pPr>
    </w:p>
    <w:p w14:paraId="6735698E" w14:textId="4F972537" w:rsidR="2B351454" w:rsidRDefault="2B351454" w:rsidP="14AD7137">
      <w:pPr>
        <w:numPr>
          <w:ilvl w:val="0"/>
          <w:numId w:val="5"/>
        </w:numPr>
        <w:rPr>
          <w:rFonts w:eastAsia="Times" w:cs="Times"/>
        </w:rPr>
      </w:pPr>
      <w:r>
        <w:lastRenderedPageBreak/>
        <w:t xml:space="preserve">Especificação: UC 7- </w:t>
      </w:r>
      <w:r w:rsidRPr="14AD7137">
        <w:rPr>
          <w:rFonts w:eastAsia="Times" w:cs="Times"/>
        </w:rPr>
        <w:t>Ver eventos escolares</w:t>
      </w:r>
    </w:p>
    <w:p w14:paraId="3CC3A6E4" w14:textId="40266F2E" w:rsidR="14AD7137" w:rsidRDefault="14AD7137"/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0"/>
        <w:gridCol w:w="4896"/>
      </w:tblGrid>
      <w:tr w:rsidR="14AD7137" w14:paraId="52CCBF0A" w14:textId="77777777">
        <w:trPr>
          <w:trHeight w:val="300"/>
        </w:trPr>
        <w:tc>
          <w:tcPr>
            <w:tcW w:w="1650" w:type="dxa"/>
            <w:shd w:val="clear" w:color="auto" w:fill="auto"/>
          </w:tcPr>
          <w:p w14:paraId="6A8C3280" w14:textId="6510DCA8" w:rsidR="14AD7137" w:rsidRDefault="14AD7137" w:rsidP="14AD7137">
            <w:pPr>
              <w:ind w:firstLine="0"/>
            </w:pPr>
            <w:r>
              <w:t>Descrição</w:t>
            </w:r>
          </w:p>
        </w:tc>
        <w:tc>
          <w:tcPr>
            <w:tcW w:w="4896" w:type="dxa"/>
            <w:shd w:val="clear" w:color="auto" w:fill="auto"/>
          </w:tcPr>
          <w:p w14:paraId="6351BDEB" w14:textId="3F8532F7" w:rsidR="14AD7137" w:rsidRDefault="14AD7137" w:rsidP="14AD7137">
            <w:pPr>
              <w:ind w:firstLine="0"/>
            </w:pPr>
            <w:r w:rsidRPr="14AD7137">
              <w:rPr>
                <w:rFonts w:eastAsia="Times" w:cs="Times"/>
              </w:rPr>
              <w:t>Permite ao utilizador consultar os eventos escolares registados no sistema, tais como palestras, atividades extracurriculares, reuniões, entre outros. Os eventos estão associados a uma data, hora e descrição.</w:t>
            </w:r>
          </w:p>
        </w:tc>
      </w:tr>
      <w:tr w:rsidR="14AD7137" w14:paraId="5C6D8653" w14:textId="77777777">
        <w:trPr>
          <w:trHeight w:val="300"/>
        </w:trPr>
        <w:tc>
          <w:tcPr>
            <w:tcW w:w="1650" w:type="dxa"/>
            <w:shd w:val="clear" w:color="auto" w:fill="auto"/>
          </w:tcPr>
          <w:p w14:paraId="170D62B0" w14:textId="7A6621AC" w:rsidR="14AD7137" w:rsidRDefault="14AD7137" w:rsidP="14AD7137">
            <w:pPr>
              <w:ind w:firstLine="0"/>
            </w:pPr>
            <w:r>
              <w:t>Pré-condição</w:t>
            </w:r>
          </w:p>
        </w:tc>
        <w:tc>
          <w:tcPr>
            <w:tcW w:w="4896" w:type="dxa"/>
            <w:shd w:val="clear" w:color="auto" w:fill="auto"/>
          </w:tcPr>
          <w:p w14:paraId="3808B74F" w14:textId="64664F01" w:rsidR="14AD7137" w:rsidRDefault="14AD7137" w:rsidP="14AD7137">
            <w:pPr>
              <w:ind w:firstLine="0"/>
            </w:pPr>
            <w:r w:rsidRPr="14AD7137">
              <w:rPr>
                <w:rFonts w:eastAsia="Times" w:cs="Times"/>
              </w:rPr>
              <w:t>O utilizador tem de estar autenticado e estar registado no sistema como aluno ou professor.</w:t>
            </w:r>
          </w:p>
        </w:tc>
      </w:tr>
      <w:tr w:rsidR="14AD7137" w14:paraId="5E9CED30" w14:textId="77777777">
        <w:trPr>
          <w:trHeight w:val="300"/>
        </w:trPr>
        <w:tc>
          <w:tcPr>
            <w:tcW w:w="1650" w:type="dxa"/>
            <w:shd w:val="clear" w:color="auto" w:fill="auto"/>
          </w:tcPr>
          <w:p w14:paraId="57A1EDE8" w14:textId="167F3EEC" w:rsidR="14AD7137" w:rsidRDefault="14AD7137" w:rsidP="14AD7137">
            <w:pPr>
              <w:ind w:firstLine="0"/>
            </w:pPr>
            <w:r>
              <w:t>Pós-condição</w:t>
            </w:r>
          </w:p>
        </w:tc>
        <w:tc>
          <w:tcPr>
            <w:tcW w:w="4896" w:type="dxa"/>
            <w:shd w:val="clear" w:color="auto" w:fill="auto"/>
          </w:tcPr>
          <w:p w14:paraId="07D39B66" w14:textId="3E6091B4" w:rsidR="14AD7137" w:rsidRDefault="14AD7137" w:rsidP="14AD7137">
            <w:pPr>
              <w:ind w:firstLine="0"/>
            </w:pPr>
            <w:r w:rsidRPr="14AD7137">
              <w:rPr>
                <w:rFonts w:eastAsia="Times" w:cs="Times"/>
              </w:rPr>
              <w:t>O sistema apresenta a lista de eventos escolares com os detalhes de data, hora e descrição.</w:t>
            </w:r>
          </w:p>
        </w:tc>
      </w:tr>
      <w:tr w:rsidR="14AD7137" w14:paraId="529A71B1" w14:textId="77777777">
        <w:trPr>
          <w:trHeight w:val="300"/>
        </w:trPr>
        <w:tc>
          <w:tcPr>
            <w:tcW w:w="1650" w:type="dxa"/>
            <w:shd w:val="clear" w:color="auto" w:fill="auto"/>
          </w:tcPr>
          <w:p w14:paraId="2AD5AE07" w14:textId="43E98B56" w:rsidR="14AD7137" w:rsidRDefault="14AD7137" w:rsidP="14AD7137">
            <w:pPr>
              <w:ind w:firstLine="0"/>
            </w:pPr>
            <w:r>
              <w:t>Caminho base</w:t>
            </w:r>
          </w:p>
        </w:tc>
        <w:tc>
          <w:tcPr>
            <w:tcW w:w="4896" w:type="dxa"/>
            <w:shd w:val="clear" w:color="auto" w:fill="auto"/>
          </w:tcPr>
          <w:p w14:paraId="24588FF8" w14:textId="42534F59" w:rsidR="14AD7137" w:rsidRDefault="14AD7137">
            <w:r w:rsidRPr="14AD7137">
              <w:rPr>
                <w:rFonts w:eastAsia="Times" w:cs="Times"/>
              </w:rPr>
              <w:t>1. O utilizador acede à aplicação</w:t>
            </w:r>
          </w:p>
          <w:p w14:paraId="5AB3B323" w14:textId="2AA5D4DC" w:rsidR="14AD7137" w:rsidRDefault="14AD7137">
            <w:r w:rsidRPr="14AD7137">
              <w:rPr>
                <w:rFonts w:eastAsia="Times" w:cs="Times"/>
              </w:rPr>
              <w:t>2. Seleciona a opção "Ver eventos"</w:t>
            </w:r>
          </w:p>
          <w:p w14:paraId="1403FAF0" w14:textId="615A6B5B" w:rsidR="14AD7137" w:rsidRDefault="14AD7137">
            <w:r w:rsidRPr="14AD7137">
              <w:rPr>
                <w:rFonts w:eastAsia="Times" w:cs="Times"/>
              </w:rPr>
              <w:t>3. O sistema recupera os eventos registados na base de dados</w:t>
            </w:r>
          </w:p>
          <w:p w14:paraId="641F1FD4" w14:textId="0F4E7925" w:rsidR="14AD7137" w:rsidRDefault="14AD7137">
            <w:r w:rsidRPr="14AD7137">
              <w:rPr>
                <w:rFonts w:eastAsia="Times" w:cs="Times"/>
              </w:rPr>
              <w:t>4. Os eventos são apresentados ao utilizador</w:t>
            </w:r>
          </w:p>
        </w:tc>
      </w:tr>
      <w:tr w:rsidR="14AD7137" w14:paraId="185AA2FB" w14:textId="77777777">
        <w:trPr>
          <w:trHeight w:val="300"/>
        </w:trPr>
        <w:tc>
          <w:tcPr>
            <w:tcW w:w="1650" w:type="dxa"/>
            <w:shd w:val="clear" w:color="auto" w:fill="auto"/>
          </w:tcPr>
          <w:p w14:paraId="32BBDC15" w14:textId="3048131C" w:rsidR="14AD7137" w:rsidRDefault="14AD7137" w:rsidP="14AD7137">
            <w:pPr>
              <w:ind w:firstLine="0"/>
            </w:pPr>
            <w:r>
              <w:t>Caminho alternativo</w:t>
            </w:r>
          </w:p>
        </w:tc>
        <w:tc>
          <w:tcPr>
            <w:tcW w:w="4896" w:type="dxa"/>
            <w:shd w:val="clear" w:color="auto" w:fill="auto"/>
          </w:tcPr>
          <w:p w14:paraId="6D0B6F2C" w14:textId="58234224" w:rsidR="7735CDB7" w:rsidRDefault="7735CDB7">
            <w:r w:rsidRPr="7735CDB7">
              <w:rPr>
                <w:rFonts w:eastAsia="Times" w:cs="Times"/>
              </w:rPr>
              <w:t>1. O utilizador não está autenticado → é redirecionado para a página de login</w:t>
            </w:r>
          </w:p>
          <w:p w14:paraId="3000804E" w14:textId="1889F86D" w:rsidR="14AD7137" w:rsidRDefault="7735CDB7">
            <w:r w:rsidRPr="7735CDB7">
              <w:rPr>
                <w:rFonts w:eastAsia="Times" w:cs="Times"/>
              </w:rPr>
              <w:t>2. Não existem eventos → o sistema apresenta a mensagem "Não existem eventos disponíveis de momento"</w:t>
            </w:r>
          </w:p>
        </w:tc>
      </w:tr>
    </w:tbl>
    <w:p w14:paraId="7377AE8E" w14:textId="634186C6" w:rsidR="23AF20CC" w:rsidRPr="00164960" w:rsidRDefault="23AF20CC" w:rsidP="23AF20CC">
      <w:pPr>
        <w:ind w:firstLine="0"/>
      </w:pPr>
    </w:p>
    <w:p w14:paraId="73C04F27" w14:textId="35705DE3" w:rsidR="0C088860" w:rsidRPr="00164960" w:rsidRDefault="0C088860" w:rsidP="3E1EF066">
      <w:pPr>
        <w:numPr>
          <w:ilvl w:val="0"/>
          <w:numId w:val="5"/>
        </w:numPr>
        <w:rPr>
          <w:rFonts w:eastAsia="Times" w:cs="Times"/>
        </w:rPr>
      </w:pPr>
      <w:r w:rsidRPr="00164960">
        <w:t>Especificação</w:t>
      </w:r>
      <w:r w:rsidR="765DECB1" w:rsidRPr="00164960">
        <w:t xml:space="preserve">: UC </w:t>
      </w:r>
      <w:r w:rsidR="09767267">
        <w:t>8</w:t>
      </w:r>
      <w:r w:rsidRPr="00164960">
        <w:t xml:space="preserve"> - </w:t>
      </w:r>
      <w:r w:rsidRPr="00164960">
        <w:rPr>
          <w:rFonts w:eastAsia="Times" w:cs="Times"/>
        </w:rPr>
        <w:t>Criação de aulas e cadeiras</w:t>
      </w:r>
    </w:p>
    <w:p w14:paraId="3DB8D709" w14:textId="77777777" w:rsidR="3E1EF066" w:rsidRPr="00164960" w:rsidRDefault="3E1EF066"/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4886"/>
      </w:tblGrid>
      <w:tr w:rsidR="3E1EF066" w:rsidRPr="00164960" w14:paraId="59035508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4E254569" w14:textId="6510DCA8" w:rsidR="3E1EF066" w:rsidRPr="00164960" w:rsidRDefault="3E1EF066" w:rsidP="3E1EF066">
            <w:pPr>
              <w:ind w:firstLine="0"/>
            </w:pPr>
            <w:r w:rsidRPr="00164960">
              <w:t>Descrição</w:t>
            </w:r>
          </w:p>
        </w:tc>
        <w:tc>
          <w:tcPr>
            <w:tcW w:w="4886" w:type="dxa"/>
            <w:shd w:val="clear" w:color="auto" w:fill="auto"/>
          </w:tcPr>
          <w:p w14:paraId="56A7AC2F" w14:textId="4559FA0F" w:rsidR="3E1EF066" w:rsidRPr="00164960" w:rsidRDefault="3E1EF066" w:rsidP="3E1EF066">
            <w:pPr>
              <w:ind w:firstLine="0"/>
            </w:pPr>
            <w:r w:rsidRPr="00164960">
              <w:rPr>
                <w:rFonts w:eastAsia="Times" w:cs="Times"/>
              </w:rPr>
              <w:t>Permite ao professor pelo curso criar cadeiras e associar aulas às mesmas, incluindo o professor da cadeira, horário e sala.</w:t>
            </w:r>
          </w:p>
        </w:tc>
      </w:tr>
      <w:tr w:rsidR="3E1EF066" w:rsidRPr="00164960" w14:paraId="59BF0B31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7E1E300E" w14:textId="5EEA33B9" w:rsidR="3E1EF066" w:rsidRPr="00164960" w:rsidRDefault="005052E4" w:rsidP="3E1EF066">
            <w:pPr>
              <w:ind w:firstLine="0"/>
            </w:pPr>
            <w:r w:rsidRPr="00164960">
              <w:t>Pré-condição</w:t>
            </w:r>
          </w:p>
        </w:tc>
        <w:tc>
          <w:tcPr>
            <w:tcW w:w="4886" w:type="dxa"/>
            <w:shd w:val="clear" w:color="auto" w:fill="auto"/>
          </w:tcPr>
          <w:p w14:paraId="254BAA4C" w14:textId="1CE04AB5" w:rsidR="3E1EF066" w:rsidRPr="00164960" w:rsidRDefault="3E1EF066" w:rsidP="3E1EF066">
            <w:pPr>
              <w:ind w:firstLine="0"/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O utilizador tem de estar autenticado como professor.</w:t>
            </w:r>
          </w:p>
        </w:tc>
      </w:tr>
      <w:tr w:rsidR="3E1EF066" w:rsidRPr="00164960" w14:paraId="3BE0FC22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4D63BB5F" w14:textId="167F3EEC" w:rsidR="3E1EF066" w:rsidRPr="00164960" w:rsidRDefault="3E1EF066" w:rsidP="3E1EF066">
            <w:pPr>
              <w:ind w:firstLine="0"/>
            </w:pPr>
            <w:r w:rsidRPr="00164960">
              <w:t>Pós-condição</w:t>
            </w:r>
          </w:p>
        </w:tc>
        <w:tc>
          <w:tcPr>
            <w:tcW w:w="4886" w:type="dxa"/>
            <w:shd w:val="clear" w:color="auto" w:fill="auto"/>
          </w:tcPr>
          <w:p w14:paraId="7CD5ECB7" w14:textId="7950C029" w:rsidR="3E1EF066" w:rsidRPr="00164960" w:rsidRDefault="3E1EF066" w:rsidP="3E1EF066">
            <w:pPr>
              <w:ind w:firstLine="0"/>
            </w:pPr>
            <w:r w:rsidRPr="00164960">
              <w:rPr>
                <w:rFonts w:eastAsia="Times" w:cs="Times"/>
              </w:rPr>
              <w:t>Nova cadeira é registada no sistema, podendo já incluir aulas associadas.</w:t>
            </w:r>
          </w:p>
        </w:tc>
      </w:tr>
      <w:tr w:rsidR="3E1EF066" w:rsidRPr="00164960" w14:paraId="5137376B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0A7812E4" w14:textId="43E98B56" w:rsidR="3E1EF066" w:rsidRPr="00164960" w:rsidRDefault="3E1EF066" w:rsidP="3E1EF066">
            <w:pPr>
              <w:ind w:firstLine="0"/>
            </w:pPr>
            <w:r w:rsidRPr="00164960">
              <w:t>Caminho base</w:t>
            </w:r>
          </w:p>
        </w:tc>
        <w:tc>
          <w:tcPr>
            <w:tcW w:w="4886" w:type="dxa"/>
            <w:shd w:val="clear" w:color="auto" w:fill="auto"/>
          </w:tcPr>
          <w:p w14:paraId="3D89AC44" w14:textId="7A626B16" w:rsidR="3E1EF066" w:rsidRPr="00164960" w:rsidRDefault="3E1EF066" w:rsidP="3E1EF066">
            <w:pPr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1. O professor entra na aplicação</w:t>
            </w:r>
          </w:p>
          <w:p w14:paraId="6DDA9308" w14:textId="30B4E46D" w:rsidR="3E1EF066" w:rsidRPr="00164960" w:rsidRDefault="3E1EF066">
            <w:r w:rsidRPr="00164960">
              <w:rPr>
                <w:rFonts w:eastAsia="Times" w:cs="Times"/>
              </w:rPr>
              <w:t>2. Acede ao menu "Gestão de Cadeiras"</w:t>
            </w:r>
          </w:p>
          <w:p w14:paraId="1CCA316A" w14:textId="117A368D" w:rsidR="3E1EF066" w:rsidRPr="00164960" w:rsidRDefault="3E1EF066">
            <w:r w:rsidRPr="00164960">
              <w:rPr>
                <w:rFonts w:eastAsia="Times" w:cs="Times"/>
              </w:rPr>
              <w:t>3. Cria nova cadeira (nome, sigla, ano)</w:t>
            </w:r>
          </w:p>
          <w:p w14:paraId="5412E468" w14:textId="3F3389D6" w:rsidR="3E1EF066" w:rsidRPr="00164960" w:rsidRDefault="3E1EF066">
            <w:r w:rsidRPr="00164960">
              <w:rPr>
                <w:rFonts w:eastAsia="Times" w:cs="Times"/>
              </w:rPr>
              <w:t>4. Associa professor e aulas</w:t>
            </w:r>
          </w:p>
          <w:p w14:paraId="77855B05" w14:textId="7BB8785C" w:rsidR="3E1EF066" w:rsidRPr="00164960" w:rsidRDefault="3E1EF066">
            <w:r w:rsidRPr="00164960">
              <w:rPr>
                <w:rFonts w:eastAsia="Times" w:cs="Times"/>
              </w:rPr>
              <w:t>5. Guarda</w:t>
            </w:r>
          </w:p>
        </w:tc>
      </w:tr>
      <w:tr w:rsidR="3E1EF066" w:rsidRPr="00164960" w14:paraId="37E08E14" w14:textId="77777777">
        <w:trPr>
          <w:trHeight w:val="300"/>
        </w:trPr>
        <w:tc>
          <w:tcPr>
            <w:tcW w:w="1660" w:type="dxa"/>
            <w:shd w:val="clear" w:color="auto" w:fill="auto"/>
          </w:tcPr>
          <w:p w14:paraId="16E2B6D9" w14:textId="3048131C" w:rsidR="3E1EF066" w:rsidRPr="00164960" w:rsidRDefault="3E1EF066" w:rsidP="3E1EF066">
            <w:pPr>
              <w:ind w:firstLine="0"/>
            </w:pPr>
            <w:r w:rsidRPr="00164960">
              <w:t>Caminho alternativo</w:t>
            </w:r>
          </w:p>
        </w:tc>
        <w:tc>
          <w:tcPr>
            <w:tcW w:w="4886" w:type="dxa"/>
            <w:shd w:val="clear" w:color="auto" w:fill="auto"/>
          </w:tcPr>
          <w:p w14:paraId="71177BB4" w14:textId="7706D9C0" w:rsidR="3E1EF066" w:rsidRPr="00164960" w:rsidRDefault="3E1EF066">
            <w:r w:rsidRPr="00164960">
              <w:rPr>
                <w:rFonts w:eastAsia="Times" w:cs="Times"/>
              </w:rPr>
              <w:t>1. Falta de dados obrigatórios → sistema impede criação</w:t>
            </w:r>
          </w:p>
          <w:p w14:paraId="777ABCAC" w14:textId="552B57CB" w:rsidR="3E1EF066" w:rsidRPr="00164960" w:rsidRDefault="3E1EF066">
            <w:r w:rsidRPr="00164960">
              <w:rPr>
                <w:rFonts w:eastAsia="Times" w:cs="Times"/>
              </w:rPr>
              <w:t>2. Cadeira já existente com mesma sigla → sistema apresenta aviso de duplicação</w:t>
            </w:r>
          </w:p>
        </w:tc>
      </w:tr>
    </w:tbl>
    <w:p w14:paraId="4627DAAE" w14:textId="1DFA6E06" w:rsidR="6C7279C2" w:rsidRDefault="6C7279C2" w:rsidP="04BAF656">
      <w:pPr>
        <w:ind w:left="947"/>
      </w:pPr>
    </w:p>
    <w:p w14:paraId="450C6995" w14:textId="77777777" w:rsidR="009E3899" w:rsidRDefault="009E3899" w:rsidP="04BAF656">
      <w:pPr>
        <w:ind w:left="947"/>
      </w:pPr>
    </w:p>
    <w:p w14:paraId="64024742" w14:textId="77777777" w:rsidR="009E3899" w:rsidRDefault="009E3899" w:rsidP="04BAF656">
      <w:pPr>
        <w:ind w:left="947"/>
      </w:pPr>
    </w:p>
    <w:p w14:paraId="045A75EE" w14:textId="77777777" w:rsidR="009E3899" w:rsidRDefault="009E3899" w:rsidP="04BAF656">
      <w:pPr>
        <w:ind w:left="947"/>
      </w:pPr>
    </w:p>
    <w:p w14:paraId="2A5033D5" w14:textId="77777777" w:rsidR="009E3899" w:rsidRDefault="009E3899" w:rsidP="04BAF656">
      <w:pPr>
        <w:ind w:left="947"/>
      </w:pPr>
    </w:p>
    <w:p w14:paraId="188C90AB" w14:textId="77777777" w:rsidR="009E3899" w:rsidRDefault="009E3899" w:rsidP="04BAF656">
      <w:pPr>
        <w:ind w:left="947"/>
      </w:pPr>
    </w:p>
    <w:p w14:paraId="27A138A4" w14:textId="77777777" w:rsidR="009E3899" w:rsidRDefault="009E3899" w:rsidP="04BAF656">
      <w:pPr>
        <w:ind w:left="947"/>
      </w:pPr>
    </w:p>
    <w:p w14:paraId="6E4CB405" w14:textId="77777777" w:rsidR="009E3899" w:rsidRPr="00164960" w:rsidRDefault="009E3899" w:rsidP="04BAF656">
      <w:pPr>
        <w:ind w:left="947"/>
      </w:pPr>
    </w:p>
    <w:p w14:paraId="5D70E5BB" w14:textId="27FC3E2A" w:rsidR="451679BB" w:rsidRDefault="451679BB" w:rsidP="6FFBFABF">
      <w:pPr>
        <w:numPr>
          <w:ilvl w:val="0"/>
          <w:numId w:val="5"/>
        </w:numPr>
      </w:pPr>
      <w:r>
        <w:lastRenderedPageBreak/>
        <w:t>Especificação: UC 9 - Visualizar horário das aulas</w:t>
      </w:r>
    </w:p>
    <w:p w14:paraId="49450AF4" w14:textId="77777777" w:rsidR="6FFBFABF" w:rsidRDefault="6FFBFABF"/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9"/>
        <w:gridCol w:w="4725"/>
      </w:tblGrid>
      <w:tr w:rsidR="6FFBFABF" w14:paraId="47658322" w14:textId="77777777">
        <w:trPr>
          <w:trHeight w:val="300"/>
        </w:trPr>
        <w:tc>
          <w:tcPr>
            <w:tcW w:w="1789" w:type="dxa"/>
            <w:shd w:val="clear" w:color="auto" w:fill="auto"/>
          </w:tcPr>
          <w:p w14:paraId="753E3E23" w14:textId="6510DCA8" w:rsidR="6FFBFABF" w:rsidRDefault="6FFBFABF" w:rsidP="6FFBFABF">
            <w:pPr>
              <w:ind w:firstLine="0"/>
            </w:pPr>
            <w:r>
              <w:t>Descrição</w:t>
            </w:r>
          </w:p>
        </w:tc>
        <w:tc>
          <w:tcPr>
            <w:tcW w:w="4725" w:type="dxa"/>
            <w:shd w:val="clear" w:color="auto" w:fill="auto"/>
          </w:tcPr>
          <w:p w14:paraId="3A4FA9F6" w14:textId="42EFF47A" w:rsidR="6FFBFABF" w:rsidRDefault="6FFBFABF" w:rsidP="6FFBFABF">
            <w:pPr>
              <w:ind w:firstLine="0"/>
            </w:pPr>
            <w:r w:rsidRPr="6FFBFABF">
              <w:rPr>
                <w:rFonts w:eastAsia="Times" w:cs="Times"/>
              </w:rPr>
              <w:t>Permite ao utilizador (aluno ou professor) consultar o horário das aulas, incluindo a data, hora e sala associadas às cadeiras em que está inscrito (aluno) ou que leciona (professor).</w:t>
            </w:r>
          </w:p>
        </w:tc>
      </w:tr>
      <w:tr w:rsidR="6FFBFABF" w14:paraId="7A43534B" w14:textId="77777777">
        <w:trPr>
          <w:trHeight w:val="300"/>
        </w:trPr>
        <w:tc>
          <w:tcPr>
            <w:tcW w:w="1789" w:type="dxa"/>
            <w:shd w:val="clear" w:color="auto" w:fill="auto"/>
          </w:tcPr>
          <w:p w14:paraId="4988CA03" w14:textId="598CE457" w:rsidR="6FFBFABF" w:rsidRDefault="6FFBFABF" w:rsidP="6FFBFABF">
            <w:pPr>
              <w:ind w:firstLine="0"/>
            </w:pPr>
            <w:r>
              <w:t>Pré-condição</w:t>
            </w:r>
          </w:p>
        </w:tc>
        <w:tc>
          <w:tcPr>
            <w:tcW w:w="4725" w:type="dxa"/>
            <w:shd w:val="clear" w:color="auto" w:fill="auto"/>
          </w:tcPr>
          <w:p w14:paraId="7A0B9471" w14:textId="64664F01" w:rsidR="6FFBFABF" w:rsidRDefault="6FFBFABF" w:rsidP="6FFBFABF">
            <w:pPr>
              <w:ind w:firstLine="0"/>
            </w:pPr>
            <w:r w:rsidRPr="6FFBFABF">
              <w:rPr>
                <w:rFonts w:eastAsia="Times" w:cs="Times"/>
              </w:rPr>
              <w:t>O utilizador tem de estar autenticado e estar registado no sistema como aluno ou professor.</w:t>
            </w:r>
          </w:p>
        </w:tc>
      </w:tr>
      <w:tr w:rsidR="6FFBFABF" w14:paraId="2A1F3140" w14:textId="77777777">
        <w:trPr>
          <w:trHeight w:val="300"/>
        </w:trPr>
        <w:tc>
          <w:tcPr>
            <w:tcW w:w="1789" w:type="dxa"/>
            <w:shd w:val="clear" w:color="auto" w:fill="auto"/>
          </w:tcPr>
          <w:p w14:paraId="1EF63CE6" w14:textId="167F3EEC" w:rsidR="6FFBFABF" w:rsidRDefault="6FFBFABF" w:rsidP="6FFBFABF">
            <w:pPr>
              <w:ind w:firstLine="0"/>
            </w:pPr>
            <w:r>
              <w:t>Pós-condição</w:t>
            </w:r>
          </w:p>
        </w:tc>
        <w:tc>
          <w:tcPr>
            <w:tcW w:w="4725" w:type="dxa"/>
            <w:shd w:val="clear" w:color="auto" w:fill="auto"/>
          </w:tcPr>
          <w:p w14:paraId="2D0F09B4" w14:textId="3508A8BD" w:rsidR="6FFBFABF" w:rsidRDefault="6FFBFABF" w:rsidP="6FFBFABF">
            <w:pPr>
              <w:ind w:firstLine="0"/>
              <w:rPr>
                <w:rFonts w:eastAsia="Times"/>
              </w:rPr>
            </w:pPr>
            <w:r w:rsidRPr="6FFBFABF">
              <w:rPr>
                <w:rFonts w:eastAsia="Times" w:cs="Times"/>
              </w:rPr>
              <w:t>O sistema apresenta o horário com os detalhes das aulas (data, hora e sala) relativos às cadeiras associadas ao utilizador.</w:t>
            </w:r>
          </w:p>
        </w:tc>
      </w:tr>
      <w:tr w:rsidR="6FFBFABF" w14:paraId="10751A13" w14:textId="77777777">
        <w:trPr>
          <w:trHeight w:val="300"/>
        </w:trPr>
        <w:tc>
          <w:tcPr>
            <w:tcW w:w="1789" w:type="dxa"/>
            <w:shd w:val="clear" w:color="auto" w:fill="auto"/>
          </w:tcPr>
          <w:p w14:paraId="277E31C6" w14:textId="43E98B56" w:rsidR="6FFBFABF" w:rsidRDefault="6FFBFABF" w:rsidP="6FFBFABF">
            <w:pPr>
              <w:ind w:firstLine="0"/>
            </w:pPr>
            <w:r>
              <w:t>Caminho base</w:t>
            </w:r>
          </w:p>
        </w:tc>
        <w:tc>
          <w:tcPr>
            <w:tcW w:w="4725" w:type="dxa"/>
            <w:shd w:val="clear" w:color="auto" w:fill="auto"/>
          </w:tcPr>
          <w:p w14:paraId="4DEC4985" w14:textId="77D1A1F3" w:rsidR="6FFBFABF" w:rsidRDefault="6FFBFABF">
            <w:r w:rsidRPr="6FFBFABF">
              <w:rPr>
                <w:rFonts w:eastAsia="Times" w:cs="Times"/>
              </w:rPr>
              <w:t>1. O utilizador acede à aplicação</w:t>
            </w:r>
          </w:p>
          <w:p w14:paraId="36B24DDF" w14:textId="03749A54" w:rsidR="6FFBFABF" w:rsidRDefault="6FFBFABF">
            <w:r w:rsidRPr="6FFBFABF">
              <w:rPr>
                <w:rFonts w:eastAsia="Times" w:cs="Times"/>
              </w:rPr>
              <w:t>2. Seleciona "Consultar horário"</w:t>
            </w:r>
          </w:p>
          <w:p w14:paraId="6B1747DA" w14:textId="18FBF59D" w:rsidR="6FFBFABF" w:rsidRDefault="6FFBFABF">
            <w:r w:rsidRPr="6FFBFABF">
              <w:rPr>
                <w:rFonts w:eastAsia="Times" w:cs="Times"/>
              </w:rPr>
              <w:t>3. O sistema identifica o utilizador</w:t>
            </w:r>
          </w:p>
          <w:p w14:paraId="2236D3AB" w14:textId="3D704247" w:rsidR="6FFBFABF" w:rsidRDefault="6FFBFABF" w:rsidP="6FFBFABF">
            <w:pPr>
              <w:rPr>
                <w:rFonts w:eastAsia="Times" w:cs="Times"/>
              </w:rPr>
            </w:pPr>
            <w:r w:rsidRPr="6FFBFABF">
              <w:rPr>
                <w:rFonts w:eastAsia="Times" w:cs="Times"/>
              </w:rPr>
              <w:t>4. O sistema obtém os dados de horário e aulas associados</w:t>
            </w:r>
          </w:p>
          <w:p w14:paraId="781DA09C" w14:textId="7B021702" w:rsidR="6FFBFABF" w:rsidRDefault="6FFBFABF" w:rsidP="6FFBFABF">
            <w:pPr>
              <w:rPr>
                <w:rFonts w:eastAsia="Times" w:cs="Times"/>
              </w:rPr>
            </w:pPr>
            <w:r w:rsidRPr="6FFBFABF">
              <w:rPr>
                <w:rFonts w:eastAsia="Times" w:cs="Times"/>
              </w:rPr>
              <w:t>5. O horário é apresentado</w:t>
            </w:r>
          </w:p>
        </w:tc>
      </w:tr>
      <w:tr w:rsidR="6FFBFABF" w14:paraId="543751F1" w14:textId="77777777">
        <w:trPr>
          <w:trHeight w:val="300"/>
        </w:trPr>
        <w:tc>
          <w:tcPr>
            <w:tcW w:w="1789" w:type="dxa"/>
            <w:shd w:val="clear" w:color="auto" w:fill="auto"/>
          </w:tcPr>
          <w:p w14:paraId="27CD6EA5" w14:textId="3048131C" w:rsidR="6FFBFABF" w:rsidRDefault="6FFBFABF" w:rsidP="6FFBFABF">
            <w:pPr>
              <w:ind w:firstLine="0"/>
            </w:pPr>
            <w:r>
              <w:t>Caminho alternativo</w:t>
            </w:r>
          </w:p>
        </w:tc>
        <w:tc>
          <w:tcPr>
            <w:tcW w:w="4725" w:type="dxa"/>
            <w:shd w:val="clear" w:color="auto" w:fill="auto"/>
          </w:tcPr>
          <w:p w14:paraId="10291702" w14:textId="189F55DD" w:rsidR="6FFBFABF" w:rsidRDefault="6FFBFABF">
            <w:r>
              <w:t>1. O utilizador não está autenticado → é redirecionado para a página de login</w:t>
            </w:r>
          </w:p>
          <w:p w14:paraId="0DF3AF42" w14:textId="499B3C10" w:rsidR="6FFBFABF" w:rsidRDefault="6FFBFABF">
            <w:r>
              <w:t>2. O utilizador não tem aulas associadas → é apresentada uma mensagem a indicar ausência de dados</w:t>
            </w:r>
          </w:p>
        </w:tc>
      </w:tr>
    </w:tbl>
    <w:p w14:paraId="66D7DF67" w14:textId="661A5C2B" w:rsidR="6FFBFABF" w:rsidRDefault="6FFBFABF" w:rsidP="6FFBFABF">
      <w:pPr>
        <w:ind w:left="947"/>
        <w:rPr>
          <w:rFonts w:eastAsia="Times" w:cs="Times"/>
        </w:rPr>
      </w:pPr>
    </w:p>
    <w:p w14:paraId="5FCB1279" w14:textId="3F2E6626" w:rsidR="3E1EF066" w:rsidRPr="00164960" w:rsidRDefault="49D214A4" w:rsidP="1D4172F2">
      <w:pPr>
        <w:numPr>
          <w:ilvl w:val="0"/>
          <w:numId w:val="5"/>
        </w:numPr>
        <w:rPr>
          <w:rFonts w:eastAsia="Times" w:cs="Times"/>
        </w:rPr>
      </w:pPr>
      <w:r w:rsidRPr="00164960">
        <w:t>Especificação</w:t>
      </w:r>
      <w:r w:rsidR="02EA7874" w:rsidRPr="00164960">
        <w:t xml:space="preserve">: UC </w:t>
      </w:r>
      <w:r w:rsidR="4078E3D0">
        <w:t>10</w:t>
      </w:r>
      <w:r w:rsidRPr="00164960">
        <w:t xml:space="preserve"> - </w:t>
      </w:r>
      <w:r w:rsidRPr="00164960">
        <w:rPr>
          <w:rFonts w:eastAsia="Times" w:cs="Times"/>
        </w:rPr>
        <w:t>Consultar cadeiras</w:t>
      </w:r>
    </w:p>
    <w:p w14:paraId="3B005A89" w14:textId="77777777" w:rsidR="3E1EF066" w:rsidRPr="00164960" w:rsidRDefault="3E1EF066" w:rsidP="3E1EF066"/>
    <w:tbl>
      <w:tblPr>
        <w:tblW w:w="0" w:type="auto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4"/>
        <w:gridCol w:w="4882"/>
      </w:tblGrid>
      <w:tr w:rsidR="1D4172F2" w:rsidRPr="00164960" w14:paraId="261E69DB" w14:textId="77777777" w:rsidTr="00E554FC">
        <w:trPr>
          <w:trHeight w:val="300"/>
        </w:trPr>
        <w:tc>
          <w:tcPr>
            <w:tcW w:w="1664" w:type="dxa"/>
            <w:shd w:val="clear" w:color="auto" w:fill="auto"/>
          </w:tcPr>
          <w:p w14:paraId="168A5316" w14:textId="6510DCA8" w:rsidR="1D4172F2" w:rsidRPr="00164960" w:rsidRDefault="1D4172F2" w:rsidP="1D4172F2">
            <w:pPr>
              <w:ind w:firstLine="0"/>
            </w:pPr>
            <w:r w:rsidRPr="00164960">
              <w:t>Descrição</w:t>
            </w:r>
          </w:p>
        </w:tc>
        <w:tc>
          <w:tcPr>
            <w:tcW w:w="4882" w:type="dxa"/>
            <w:shd w:val="clear" w:color="auto" w:fill="auto"/>
          </w:tcPr>
          <w:p w14:paraId="4CB785CD" w14:textId="27AE095F" w:rsidR="1D4172F2" w:rsidRPr="00164960" w:rsidRDefault="1D4172F2" w:rsidP="1D4172F2">
            <w:pPr>
              <w:ind w:firstLine="0"/>
            </w:pPr>
            <w:r w:rsidRPr="00164960">
              <w:rPr>
                <w:rFonts w:eastAsia="Times" w:cs="Times"/>
              </w:rPr>
              <w:t>O utilizador pode consultar a lista de cadeiras associadas ao seu curso e ano curricular. As cadeiras incluem nome, sigla e ano.</w:t>
            </w:r>
          </w:p>
        </w:tc>
      </w:tr>
      <w:tr w:rsidR="1D4172F2" w:rsidRPr="00164960" w14:paraId="4E7BC046" w14:textId="77777777" w:rsidTr="00E554FC">
        <w:trPr>
          <w:trHeight w:val="300"/>
        </w:trPr>
        <w:tc>
          <w:tcPr>
            <w:tcW w:w="1664" w:type="dxa"/>
            <w:shd w:val="clear" w:color="auto" w:fill="auto"/>
          </w:tcPr>
          <w:p w14:paraId="0EBB8E4D" w14:textId="7333038D" w:rsidR="1D4172F2" w:rsidRPr="00164960" w:rsidRDefault="005052E4" w:rsidP="1D4172F2">
            <w:pPr>
              <w:ind w:firstLine="0"/>
            </w:pPr>
            <w:r w:rsidRPr="00164960">
              <w:t>Pré-condição</w:t>
            </w:r>
          </w:p>
        </w:tc>
        <w:tc>
          <w:tcPr>
            <w:tcW w:w="4882" w:type="dxa"/>
            <w:shd w:val="clear" w:color="auto" w:fill="auto"/>
          </w:tcPr>
          <w:p w14:paraId="73D3F39D" w14:textId="5CA6CCF0" w:rsidR="1D4172F2" w:rsidRPr="00164960" w:rsidRDefault="1D4172F2" w:rsidP="1D4172F2">
            <w:pPr>
              <w:ind w:firstLine="0"/>
              <w:rPr>
                <w:rFonts w:eastAsia="Times" w:cs="Times"/>
              </w:rPr>
            </w:pPr>
            <w:r w:rsidRPr="00164960">
              <w:rPr>
                <w:rFonts w:eastAsia="Times" w:cs="Times"/>
              </w:rPr>
              <w:t>O utilizador está autenticado e tem um curso e ano curricular associados</w:t>
            </w:r>
          </w:p>
        </w:tc>
      </w:tr>
      <w:tr w:rsidR="1D4172F2" w:rsidRPr="00164960" w14:paraId="1BE6181B" w14:textId="77777777" w:rsidTr="00E554FC">
        <w:trPr>
          <w:trHeight w:val="300"/>
        </w:trPr>
        <w:tc>
          <w:tcPr>
            <w:tcW w:w="1664" w:type="dxa"/>
            <w:shd w:val="clear" w:color="auto" w:fill="auto"/>
          </w:tcPr>
          <w:p w14:paraId="45816FB6" w14:textId="167F3EEC" w:rsidR="1D4172F2" w:rsidRPr="00164960" w:rsidRDefault="1D4172F2" w:rsidP="1D4172F2">
            <w:pPr>
              <w:ind w:firstLine="0"/>
            </w:pPr>
            <w:r w:rsidRPr="00164960">
              <w:t>Pós-condição</w:t>
            </w:r>
          </w:p>
        </w:tc>
        <w:tc>
          <w:tcPr>
            <w:tcW w:w="4882" w:type="dxa"/>
            <w:shd w:val="clear" w:color="auto" w:fill="auto"/>
          </w:tcPr>
          <w:p w14:paraId="4E1D5D29" w14:textId="2DAFAA25" w:rsidR="1D4172F2" w:rsidRPr="00164960" w:rsidRDefault="1D4172F2" w:rsidP="1D4172F2">
            <w:pPr>
              <w:ind w:firstLine="0"/>
            </w:pPr>
            <w:r w:rsidRPr="00164960">
              <w:rPr>
                <w:rFonts w:eastAsia="Times" w:cs="Times"/>
              </w:rPr>
              <w:t>O sistema apresenta todas as cadeiras do curso e ano do utilizador.</w:t>
            </w:r>
          </w:p>
        </w:tc>
      </w:tr>
      <w:tr w:rsidR="1D4172F2" w:rsidRPr="00164960" w14:paraId="411A7737" w14:textId="77777777" w:rsidTr="00E554FC">
        <w:trPr>
          <w:trHeight w:val="300"/>
        </w:trPr>
        <w:tc>
          <w:tcPr>
            <w:tcW w:w="1664" w:type="dxa"/>
            <w:shd w:val="clear" w:color="auto" w:fill="auto"/>
          </w:tcPr>
          <w:p w14:paraId="6DA1F465" w14:textId="43E98B56" w:rsidR="1D4172F2" w:rsidRPr="00164960" w:rsidRDefault="1D4172F2" w:rsidP="1D4172F2">
            <w:pPr>
              <w:ind w:firstLine="0"/>
            </w:pPr>
            <w:r w:rsidRPr="00164960">
              <w:t>Caminho base</w:t>
            </w:r>
          </w:p>
        </w:tc>
        <w:tc>
          <w:tcPr>
            <w:tcW w:w="4882" w:type="dxa"/>
            <w:shd w:val="clear" w:color="auto" w:fill="auto"/>
          </w:tcPr>
          <w:p w14:paraId="042C989C" w14:textId="6AB166D3" w:rsidR="1D4172F2" w:rsidRPr="00164960" w:rsidRDefault="1D4172F2">
            <w:r w:rsidRPr="00164960">
              <w:rPr>
                <w:rFonts w:eastAsia="Times" w:cs="Times"/>
              </w:rPr>
              <w:t>1. O utilizador entra na aplicação</w:t>
            </w:r>
          </w:p>
          <w:p w14:paraId="02CF7A29" w14:textId="6C1D1DDD" w:rsidR="1D4172F2" w:rsidRPr="00164960" w:rsidRDefault="1D4172F2">
            <w:r w:rsidRPr="00164960">
              <w:rPr>
                <w:rFonts w:eastAsia="Times" w:cs="Times"/>
              </w:rPr>
              <w:t>2. Seleciona "Cadeiras do curso"</w:t>
            </w:r>
          </w:p>
          <w:p w14:paraId="54B2F946" w14:textId="67EA987D" w:rsidR="1D4172F2" w:rsidRPr="00164960" w:rsidRDefault="1D4172F2">
            <w:r w:rsidRPr="00164960">
              <w:rPr>
                <w:rFonts w:eastAsia="Times" w:cs="Times"/>
              </w:rPr>
              <w:t>3. O sistema mostra as cadeiras do curso associado</w:t>
            </w:r>
          </w:p>
        </w:tc>
      </w:tr>
      <w:tr w:rsidR="1D4172F2" w:rsidRPr="00164960" w14:paraId="1195B4C9" w14:textId="77777777" w:rsidTr="00E554FC">
        <w:trPr>
          <w:trHeight w:val="300"/>
        </w:trPr>
        <w:tc>
          <w:tcPr>
            <w:tcW w:w="1664" w:type="dxa"/>
            <w:shd w:val="clear" w:color="auto" w:fill="auto"/>
          </w:tcPr>
          <w:p w14:paraId="5A09A2FB" w14:textId="3048131C" w:rsidR="1D4172F2" w:rsidRPr="00164960" w:rsidRDefault="1D4172F2" w:rsidP="1D4172F2">
            <w:pPr>
              <w:ind w:firstLine="0"/>
            </w:pPr>
            <w:r w:rsidRPr="00164960">
              <w:t>Caminho alternativo</w:t>
            </w:r>
          </w:p>
        </w:tc>
        <w:tc>
          <w:tcPr>
            <w:tcW w:w="4882" w:type="dxa"/>
            <w:shd w:val="clear" w:color="auto" w:fill="auto"/>
          </w:tcPr>
          <w:p w14:paraId="29EE8457" w14:textId="18671E47" w:rsidR="1D4172F2" w:rsidRPr="00164960" w:rsidRDefault="1D4172F2">
            <w:r w:rsidRPr="00164960">
              <w:rPr>
                <w:rFonts w:eastAsia="Times" w:cs="Times"/>
              </w:rPr>
              <w:t>1. Curso não tem cadeiras associadas → sistema informa que não existem cadeiras disponíveis</w:t>
            </w:r>
          </w:p>
        </w:tc>
      </w:tr>
    </w:tbl>
    <w:p w14:paraId="54FD43AB" w14:textId="0D588C05" w:rsidR="6C7279C2" w:rsidRPr="00164960" w:rsidRDefault="6C7279C2" w:rsidP="1F1742EE">
      <w:pPr>
        <w:ind w:firstLine="0"/>
      </w:pPr>
    </w:p>
    <w:p w14:paraId="52C04156" w14:textId="77603371" w:rsidR="14E262DB" w:rsidRDefault="14E262DB" w:rsidP="14E262DB">
      <w:pPr>
        <w:ind w:firstLine="0"/>
      </w:pPr>
    </w:p>
    <w:p w14:paraId="7E707F2B" w14:textId="77777777" w:rsidR="009E3899" w:rsidRDefault="009E3899" w:rsidP="14E262DB">
      <w:pPr>
        <w:ind w:firstLine="0"/>
      </w:pPr>
    </w:p>
    <w:p w14:paraId="65E03970" w14:textId="77777777" w:rsidR="009E3899" w:rsidRDefault="009E3899" w:rsidP="14E262DB">
      <w:pPr>
        <w:ind w:firstLine="0"/>
      </w:pPr>
    </w:p>
    <w:p w14:paraId="6DC71186" w14:textId="77777777" w:rsidR="009E3899" w:rsidRDefault="009E3899" w:rsidP="14E262DB">
      <w:pPr>
        <w:ind w:firstLine="0"/>
      </w:pPr>
    </w:p>
    <w:p w14:paraId="36E4AE32" w14:textId="77777777" w:rsidR="009E3899" w:rsidRDefault="009E3899" w:rsidP="14E262DB">
      <w:pPr>
        <w:ind w:firstLine="0"/>
      </w:pPr>
    </w:p>
    <w:p w14:paraId="377DA2C9" w14:textId="77777777" w:rsidR="009E3899" w:rsidRDefault="009E3899" w:rsidP="14E262DB">
      <w:pPr>
        <w:ind w:firstLine="0"/>
      </w:pPr>
    </w:p>
    <w:p w14:paraId="08CCEB22" w14:textId="77777777" w:rsidR="009E3899" w:rsidRDefault="009E3899" w:rsidP="14E262DB">
      <w:pPr>
        <w:ind w:firstLine="0"/>
      </w:pPr>
    </w:p>
    <w:p w14:paraId="1DEA02A3" w14:textId="498F864B" w:rsidR="6F01CB44" w:rsidRDefault="6F01CB44" w:rsidP="6F01CB44">
      <w:pPr>
        <w:ind w:firstLine="0"/>
      </w:pPr>
    </w:p>
    <w:p w14:paraId="6A273614" w14:textId="36C5FE68" w:rsidR="50618E42" w:rsidRPr="00164960" w:rsidRDefault="5CA72363" w:rsidP="1F1742EE">
      <w:pPr>
        <w:numPr>
          <w:ilvl w:val="0"/>
          <w:numId w:val="5"/>
        </w:numPr>
      </w:pPr>
      <w:r>
        <w:lastRenderedPageBreak/>
        <w:t xml:space="preserve">Especificação: UC </w:t>
      </w:r>
      <w:r w:rsidR="6CA6DD39">
        <w:t>11</w:t>
      </w:r>
      <w:r w:rsidR="50618E42">
        <w:t xml:space="preserve">- </w:t>
      </w:r>
      <w:r w:rsidR="50618E42" w:rsidRPr="02729CE7">
        <w:rPr>
          <w:rFonts w:eastAsia="Times" w:cs="Times"/>
        </w:rPr>
        <w:t>Ver detalhes de uma aula</w:t>
      </w:r>
    </w:p>
    <w:p w14:paraId="4555A32F" w14:textId="77777777" w:rsidR="1F1742EE" w:rsidRPr="00164960" w:rsidRDefault="1F1742EE"/>
    <w:tbl>
      <w:tblPr>
        <w:tblW w:w="6546" w:type="dxa"/>
        <w:tblInd w:w="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4886"/>
      </w:tblGrid>
      <w:tr w:rsidR="1F1742EE" w:rsidRPr="00164960" w14:paraId="3BF2F767" w14:textId="77777777" w:rsidTr="00FD4E0D">
        <w:trPr>
          <w:trHeight w:val="300"/>
        </w:trPr>
        <w:tc>
          <w:tcPr>
            <w:tcW w:w="1660" w:type="dxa"/>
            <w:shd w:val="clear" w:color="auto" w:fill="auto"/>
          </w:tcPr>
          <w:p w14:paraId="046C1B7F" w14:textId="6510DCA8" w:rsidR="1F1742EE" w:rsidRPr="00164960" w:rsidRDefault="1F1742EE" w:rsidP="1F1742EE">
            <w:pPr>
              <w:ind w:firstLine="0"/>
            </w:pPr>
            <w:r w:rsidRPr="00164960">
              <w:t>Descrição</w:t>
            </w:r>
          </w:p>
        </w:tc>
        <w:tc>
          <w:tcPr>
            <w:tcW w:w="4886" w:type="dxa"/>
            <w:shd w:val="clear" w:color="auto" w:fill="auto"/>
          </w:tcPr>
          <w:p w14:paraId="08179B60" w14:textId="45C0CA28" w:rsidR="1F1742EE" w:rsidRPr="00164960" w:rsidRDefault="1F1742EE" w:rsidP="1F1742EE">
            <w:pPr>
              <w:ind w:firstLine="0"/>
            </w:pPr>
            <w:r w:rsidRPr="00164960">
              <w:rPr>
                <w:rFonts w:eastAsia="Times" w:cs="Times"/>
              </w:rPr>
              <w:t>Permite ao utilizador consultar os detalhes de uma aula, incluindo a cadeira, data, hora e sala onde irá decorrer.</w:t>
            </w:r>
          </w:p>
        </w:tc>
      </w:tr>
      <w:tr w:rsidR="1F1742EE" w:rsidRPr="00164960" w14:paraId="728DC868" w14:textId="77777777" w:rsidTr="00FD4E0D">
        <w:trPr>
          <w:trHeight w:val="300"/>
        </w:trPr>
        <w:tc>
          <w:tcPr>
            <w:tcW w:w="1660" w:type="dxa"/>
            <w:shd w:val="clear" w:color="auto" w:fill="auto"/>
          </w:tcPr>
          <w:p w14:paraId="380DA089" w14:textId="1021BD4E" w:rsidR="1F1742EE" w:rsidRPr="00164960" w:rsidRDefault="005052E4" w:rsidP="1F1742EE">
            <w:pPr>
              <w:ind w:firstLine="0"/>
            </w:pPr>
            <w:r w:rsidRPr="00164960">
              <w:t>Pré-condição</w:t>
            </w:r>
          </w:p>
        </w:tc>
        <w:tc>
          <w:tcPr>
            <w:tcW w:w="4886" w:type="dxa"/>
            <w:shd w:val="clear" w:color="auto" w:fill="auto"/>
          </w:tcPr>
          <w:p w14:paraId="7E4ABAD1" w14:textId="0E309F1A" w:rsidR="1F1742EE" w:rsidRPr="00164960" w:rsidRDefault="1F1742EE" w:rsidP="1F1742EE">
            <w:pPr>
              <w:ind w:firstLine="0"/>
            </w:pPr>
            <w:r w:rsidRPr="00164960">
              <w:rPr>
                <w:rFonts w:eastAsia="Times" w:cs="Times"/>
              </w:rPr>
              <w:t>O utilizador tem de estar autenticado e ter acesso a aulas.</w:t>
            </w:r>
          </w:p>
        </w:tc>
      </w:tr>
      <w:tr w:rsidR="1F1742EE" w:rsidRPr="00164960" w14:paraId="1408ED0C" w14:textId="77777777" w:rsidTr="00FD4E0D">
        <w:trPr>
          <w:trHeight w:val="300"/>
        </w:trPr>
        <w:tc>
          <w:tcPr>
            <w:tcW w:w="1660" w:type="dxa"/>
            <w:shd w:val="clear" w:color="auto" w:fill="auto"/>
          </w:tcPr>
          <w:p w14:paraId="2FD6BF9C" w14:textId="167F3EEC" w:rsidR="1F1742EE" w:rsidRPr="00164960" w:rsidRDefault="1F1742EE" w:rsidP="1F1742EE">
            <w:pPr>
              <w:ind w:firstLine="0"/>
            </w:pPr>
            <w:r w:rsidRPr="00164960">
              <w:t>Pós-condição</w:t>
            </w:r>
          </w:p>
        </w:tc>
        <w:tc>
          <w:tcPr>
            <w:tcW w:w="4886" w:type="dxa"/>
            <w:shd w:val="clear" w:color="auto" w:fill="auto"/>
          </w:tcPr>
          <w:p w14:paraId="6CE0B2F1" w14:textId="7A5CB351" w:rsidR="1F1742EE" w:rsidRPr="00164960" w:rsidRDefault="1F1742EE" w:rsidP="1F1742EE">
            <w:pPr>
              <w:ind w:firstLine="0"/>
            </w:pPr>
            <w:r w:rsidRPr="00164960">
              <w:rPr>
                <w:rFonts w:eastAsia="Times" w:cs="Times"/>
              </w:rPr>
              <w:t>Os dados da aula são apresentados: cadeira, data, hora, sala.</w:t>
            </w:r>
          </w:p>
        </w:tc>
      </w:tr>
      <w:tr w:rsidR="1F1742EE" w:rsidRPr="00164960" w14:paraId="15A85303" w14:textId="77777777" w:rsidTr="00FD4E0D">
        <w:trPr>
          <w:trHeight w:val="300"/>
        </w:trPr>
        <w:tc>
          <w:tcPr>
            <w:tcW w:w="1660" w:type="dxa"/>
            <w:shd w:val="clear" w:color="auto" w:fill="auto"/>
          </w:tcPr>
          <w:p w14:paraId="3BFDACD1" w14:textId="43E98B56" w:rsidR="1F1742EE" w:rsidRPr="00164960" w:rsidRDefault="1F1742EE" w:rsidP="1F1742EE">
            <w:pPr>
              <w:ind w:firstLine="0"/>
            </w:pPr>
            <w:r w:rsidRPr="00164960">
              <w:t>Caminho base</w:t>
            </w:r>
          </w:p>
        </w:tc>
        <w:tc>
          <w:tcPr>
            <w:tcW w:w="4886" w:type="dxa"/>
            <w:shd w:val="clear" w:color="auto" w:fill="auto"/>
          </w:tcPr>
          <w:p w14:paraId="5DBFE44A" w14:textId="5AC71783" w:rsidR="1F1742EE" w:rsidRPr="00164960" w:rsidRDefault="1F1742EE">
            <w:r w:rsidRPr="00164960">
              <w:rPr>
                <w:rFonts w:eastAsia="Times" w:cs="Times"/>
              </w:rPr>
              <w:t>1. O utilizador entra na aplicação</w:t>
            </w:r>
          </w:p>
          <w:p w14:paraId="1709E1A1" w14:textId="06983F9A" w:rsidR="1F1742EE" w:rsidRPr="00164960" w:rsidRDefault="1F1742EE">
            <w:r w:rsidRPr="00164960">
              <w:rPr>
                <w:rFonts w:eastAsia="Times" w:cs="Times"/>
              </w:rPr>
              <w:t>2. Seleciona "Minhas Aulas"</w:t>
            </w:r>
          </w:p>
          <w:p w14:paraId="50423DFB" w14:textId="7C01395E" w:rsidR="1F1742EE" w:rsidRPr="00164960" w:rsidRDefault="1F1742EE">
            <w:r w:rsidRPr="00164960">
              <w:rPr>
                <w:rFonts w:eastAsia="Times" w:cs="Times"/>
              </w:rPr>
              <w:t>3. Escolhe uma aula</w:t>
            </w:r>
          </w:p>
          <w:p w14:paraId="3FB2EBD7" w14:textId="08D2EF74" w:rsidR="1F1742EE" w:rsidRPr="00164960" w:rsidRDefault="1F1742EE">
            <w:r w:rsidRPr="00164960">
              <w:rPr>
                <w:rFonts w:eastAsia="Times" w:cs="Times"/>
              </w:rPr>
              <w:t>4. Sistema mostra os detalhes</w:t>
            </w:r>
          </w:p>
        </w:tc>
      </w:tr>
      <w:tr w:rsidR="1F1742EE" w:rsidRPr="00164960" w14:paraId="5D309F37" w14:textId="77777777" w:rsidTr="00FD4E0D">
        <w:trPr>
          <w:trHeight w:val="300"/>
        </w:trPr>
        <w:tc>
          <w:tcPr>
            <w:tcW w:w="1660" w:type="dxa"/>
            <w:shd w:val="clear" w:color="auto" w:fill="auto"/>
          </w:tcPr>
          <w:p w14:paraId="644BEE23" w14:textId="3048131C" w:rsidR="1F1742EE" w:rsidRPr="00164960" w:rsidRDefault="1F1742EE" w:rsidP="1F1742EE">
            <w:pPr>
              <w:ind w:firstLine="0"/>
            </w:pPr>
            <w:r w:rsidRPr="00164960">
              <w:t>Caminho alternativo</w:t>
            </w:r>
          </w:p>
        </w:tc>
        <w:tc>
          <w:tcPr>
            <w:tcW w:w="4886" w:type="dxa"/>
            <w:shd w:val="clear" w:color="auto" w:fill="auto"/>
          </w:tcPr>
          <w:p w14:paraId="3F723DDA" w14:textId="4E4E58AD" w:rsidR="1F1742EE" w:rsidRPr="00164960" w:rsidRDefault="1F1742EE">
            <w:r w:rsidRPr="00164960">
              <w:t>1. Aula não tem sala definida → o sistema avisa que a sala ainda não foi atribuída</w:t>
            </w:r>
          </w:p>
        </w:tc>
      </w:tr>
    </w:tbl>
    <w:p w14:paraId="510E0087" w14:textId="76731389" w:rsidR="008809B1" w:rsidRPr="00164960" w:rsidRDefault="008809B1" w:rsidP="1F1742EE">
      <w:pPr>
        <w:ind w:left="947"/>
        <w:rPr>
          <w:sz w:val="24"/>
          <w:szCs w:val="24"/>
        </w:rPr>
      </w:pPr>
    </w:p>
    <w:p w14:paraId="5AFA7798" w14:textId="7C271381" w:rsidR="4241D3E9" w:rsidRDefault="4241D3E9" w:rsidP="4241D3E9">
      <w:pPr>
        <w:ind w:left="947"/>
        <w:rPr>
          <w:sz w:val="24"/>
          <w:szCs w:val="24"/>
        </w:rPr>
      </w:pPr>
    </w:p>
    <w:p w14:paraId="34D6D5F3" w14:textId="66B17553" w:rsidR="00CF1757" w:rsidRPr="00164960" w:rsidRDefault="00CD1E33" w:rsidP="20F3C702">
      <w:pPr>
        <w:pStyle w:val="Ttulo3"/>
      </w:pPr>
      <w:bookmarkStart w:id="15" w:name="_Toc2065915444"/>
      <w:bookmarkStart w:id="16" w:name="_Toc194875226"/>
      <w:r>
        <w:t>4</w:t>
      </w:r>
      <w:r w:rsidR="000D1018">
        <w:t xml:space="preserve">.2.2 </w:t>
      </w:r>
      <w:r w:rsidR="00D12EE1">
        <w:t>H</w:t>
      </w:r>
      <w:r w:rsidR="00EC013E">
        <w:t>istórias de Utilizador (</w:t>
      </w:r>
      <w:proofErr w:type="spellStart"/>
      <w:r w:rsidR="00EC013E">
        <w:t>User</w:t>
      </w:r>
      <w:proofErr w:type="spellEnd"/>
      <w:r w:rsidR="00EC013E">
        <w:t xml:space="preserve"> </w:t>
      </w:r>
      <w:proofErr w:type="spellStart"/>
      <w:r w:rsidR="00EC013E">
        <w:t>Sto</w:t>
      </w:r>
      <w:r w:rsidR="00D13281">
        <w:t>ries</w:t>
      </w:r>
      <w:proofErr w:type="spellEnd"/>
      <w:r w:rsidR="00EC013E">
        <w:t>)</w:t>
      </w:r>
      <w:r w:rsidR="006B65F9">
        <w:t>:</w:t>
      </w:r>
      <w:bookmarkEnd w:id="16"/>
      <w:r>
        <w:br/>
      </w:r>
      <w:bookmarkEnd w:id="15"/>
    </w:p>
    <w:p w14:paraId="49136BFC" w14:textId="51A9E41E" w:rsidR="00371593" w:rsidRPr="00164960" w:rsidRDefault="00A6385D" w:rsidP="6C8FB4D1">
      <w:r w:rsidRPr="648329BC">
        <w:rPr>
          <w:u w:val="single"/>
        </w:rPr>
        <w:t>US-0</w:t>
      </w:r>
      <w:r w:rsidR="00371593" w:rsidRPr="648329BC">
        <w:rPr>
          <w:u w:val="single"/>
        </w:rPr>
        <w:t>1</w:t>
      </w:r>
      <w:r w:rsidR="00666666" w:rsidRPr="00164960">
        <w:t>:</w:t>
      </w:r>
      <w:r w:rsidRPr="00164960">
        <w:t xml:space="preserve"> Como aluno</w:t>
      </w:r>
      <w:r w:rsidR="009F65E4" w:rsidRPr="00164960">
        <w:t xml:space="preserve">, </w:t>
      </w:r>
      <w:r w:rsidRPr="00164960">
        <w:t xml:space="preserve">quero registar-me no </w:t>
      </w:r>
      <w:r w:rsidR="00125AE4" w:rsidRPr="00164960">
        <w:t>s</w:t>
      </w:r>
      <w:r w:rsidRPr="00164960">
        <w:t>istema para que possa inscrever-me n</w:t>
      </w:r>
      <w:r w:rsidR="004B65BF">
        <w:t>o curso e nas cadeiras associadas</w:t>
      </w:r>
      <w:r w:rsidRPr="00164960">
        <w:t>.</w:t>
      </w:r>
    </w:p>
    <w:p w14:paraId="27653642" w14:textId="5A7DAEBF" w:rsidR="00533CC7" w:rsidRPr="00164960" w:rsidRDefault="00371593" w:rsidP="00DC6B7E">
      <w:pPr>
        <w:ind w:firstLine="0"/>
        <w:jc w:val="left"/>
      </w:pPr>
      <w:r w:rsidRPr="00164960">
        <w:t>Critérios de aceitação:</w:t>
      </w:r>
    </w:p>
    <w:p w14:paraId="0EC73AA9" w14:textId="349DDBEB" w:rsidR="00125AE4" w:rsidRDefault="001E47FD" w:rsidP="00125AE4">
      <w:pPr>
        <w:numPr>
          <w:ilvl w:val="0"/>
          <w:numId w:val="5"/>
        </w:numPr>
        <w:jc w:val="left"/>
      </w:pPr>
      <w:r w:rsidRPr="00164960">
        <w:t>O sistema deve permitir ao aluno criar uma conta com dados válidos (nome, número</w:t>
      </w:r>
      <w:r w:rsidR="00FD5A74" w:rsidRPr="00164960">
        <w:t xml:space="preserve">, ano </w:t>
      </w:r>
      <w:r w:rsidR="00210087" w:rsidRPr="00164960">
        <w:t>curricular,</w:t>
      </w:r>
      <w:r w:rsidR="00FD5A74" w:rsidRPr="00164960">
        <w:t xml:space="preserve"> turma</w:t>
      </w:r>
      <w:r w:rsidR="00447CB2">
        <w:t xml:space="preserve"> e </w:t>
      </w:r>
      <w:r w:rsidR="00210087">
        <w:t>palavra-passe)</w:t>
      </w:r>
      <w:r w:rsidR="00FD5A74" w:rsidRPr="00164960">
        <w:t>.</w:t>
      </w:r>
    </w:p>
    <w:p w14:paraId="6AE44940" w14:textId="7FD96D81" w:rsidR="00850C46" w:rsidRPr="00164960" w:rsidRDefault="00850C46" w:rsidP="00125AE4">
      <w:pPr>
        <w:numPr>
          <w:ilvl w:val="0"/>
          <w:numId w:val="5"/>
        </w:numPr>
        <w:jc w:val="left"/>
      </w:pPr>
      <w:r>
        <w:t>Depois de preenchidos estes dados o aluno deve ser associado a uma turma automaticamente de acordo com o ano curricular.</w:t>
      </w:r>
    </w:p>
    <w:p w14:paraId="7B630CDA" w14:textId="722A6F60" w:rsidR="00850C46" w:rsidRDefault="004913F5" w:rsidP="00850C46">
      <w:pPr>
        <w:numPr>
          <w:ilvl w:val="0"/>
          <w:numId w:val="5"/>
        </w:numPr>
        <w:jc w:val="left"/>
      </w:pPr>
      <w:r>
        <w:t>Após o registo os dados do aluno ficam guardados no sistema.</w:t>
      </w:r>
    </w:p>
    <w:p w14:paraId="5FD4F0C5" w14:textId="54E9A85E" w:rsidR="00552569" w:rsidRPr="00164960" w:rsidRDefault="002D6763" w:rsidP="004913F5">
      <w:pPr>
        <w:numPr>
          <w:ilvl w:val="0"/>
          <w:numId w:val="5"/>
        </w:numPr>
        <w:jc w:val="left"/>
      </w:pPr>
      <w:r>
        <w:t>Após o registo o aluno pode escolher o curso dentro de uma lista dada pelo sistema.</w:t>
      </w:r>
    </w:p>
    <w:p w14:paraId="7D0E0C9E" w14:textId="6B0D2DC3" w:rsidR="00FA3EC9" w:rsidRDefault="00FD5A74" w:rsidP="00FA3EC9">
      <w:pPr>
        <w:numPr>
          <w:ilvl w:val="0"/>
          <w:numId w:val="5"/>
        </w:numPr>
        <w:jc w:val="left"/>
      </w:pPr>
      <w:r w:rsidRPr="00164960">
        <w:t xml:space="preserve">Após </w:t>
      </w:r>
      <w:r w:rsidR="002D6763">
        <w:t xml:space="preserve">a seleção do curso </w:t>
      </w:r>
      <w:r w:rsidR="00A73038" w:rsidRPr="00164960">
        <w:t xml:space="preserve">o aluno pode inscrever-se </w:t>
      </w:r>
      <w:r w:rsidR="00FA3EC9" w:rsidRPr="00164960">
        <w:t>às</w:t>
      </w:r>
      <w:r w:rsidR="005D4B8A" w:rsidRPr="00164960">
        <w:t xml:space="preserve"> cadeiras</w:t>
      </w:r>
      <w:r w:rsidR="00533CC7" w:rsidRPr="00164960">
        <w:t xml:space="preserve"> dependendo do ano que frequenta</w:t>
      </w:r>
      <w:r w:rsidR="00990970" w:rsidRPr="00164960">
        <w:t>.</w:t>
      </w:r>
    </w:p>
    <w:p w14:paraId="75546C3D" w14:textId="287D7469" w:rsidR="4241D3E9" w:rsidRDefault="4241D3E9" w:rsidP="4241D3E9">
      <w:pPr>
        <w:jc w:val="left"/>
      </w:pPr>
    </w:p>
    <w:p w14:paraId="056A34A8" w14:textId="5BD042B4" w:rsidR="005D4B8A" w:rsidRPr="00164960" w:rsidRDefault="005D4B8A" w:rsidP="005D4B8A">
      <w:pPr>
        <w:ind w:left="947" w:firstLine="0"/>
        <w:jc w:val="left"/>
      </w:pPr>
    </w:p>
    <w:p w14:paraId="1D9928DE" w14:textId="4A10AF31" w:rsidR="008620F2" w:rsidRDefault="004913F5" w:rsidP="00DC6B7E">
      <w:pPr>
        <w:ind w:firstLine="0"/>
        <w:jc w:val="left"/>
      </w:pPr>
      <w:r>
        <w:rPr>
          <w:u w:val="single"/>
        </w:rPr>
        <w:t>US-02</w:t>
      </w:r>
      <w:r>
        <w:t xml:space="preserve">: Como aluno, quero aceder </w:t>
      </w:r>
      <w:r w:rsidR="006A46A5">
        <w:t xml:space="preserve">aos meus dados no sistema para que possa consultar </w:t>
      </w:r>
      <w:r w:rsidR="008620F2">
        <w:t>os mesmos.</w:t>
      </w:r>
    </w:p>
    <w:p w14:paraId="78D27576" w14:textId="77777777" w:rsidR="008620F2" w:rsidRDefault="008620F2" w:rsidP="00DC6B7E">
      <w:pPr>
        <w:ind w:firstLine="0"/>
        <w:jc w:val="left"/>
      </w:pPr>
      <w:r>
        <w:t>Critérios de aceitação:</w:t>
      </w:r>
    </w:p>
    <w:p w14:paraId="57245DBF" w14:textId="292A2902" w:rsidR="00D46A44" w:rsidRDefault="008620F2" w:rsidP="008620F2">
      <w:pPr>
        <w:numPr>
          <w:ilvl w:val="0"/>
          <w:numId w:val="11"/>
        </w:numPr>
        <w:jc w:val="left"/>
      </w:pPr>
      <w:r>
        <w:t xml:space="preserve">O sistema vai perguntar o número e </w:t>
      </w:r>
      <w:r w:rsidR="00D46A44">
        <w:t>palavra-passe.</w:t>
      </w:r>
    </w:p>
    <w:p w14:paraId="2FE53BD0" w14:textId="3E31CAFD" w:rsidR="008620F2" w:rsidRDefault="00D46A44" w:rsidP="008620F2">
      <w:pPr>
        <w:numPr>
          <w:ilvl w:val="0"/>
          <w:numId w:val="11"/>
        </w:numPr>
        <w:jc w:val="left"/>
      </w:pPr>
      <w:r>
        <w:t xml:space="preserve">Após o aluno submeter estes dados ele pode aceder </w:t>
      </w:r>
      <w:r w:rsidR="007956A6">
        <w:t>a</w:t>
      </w:r>
      <w:r w:rsidR="00126B44">
        <w:t xml:space="preserve"> todos os dados </w:t>
      </w:r>
      <w:r w:rsidR="00850C46">
        <w:t>da sua</w:t>
      </w:r>
      <w:r>
        <w:t xml:space="preserve"> conta no sistema.</w:t>
      </w:r>
      <w:r w:rsidR="008620F2">
        <w:br/>
      </w:r>
    </w:p>
    <w:p w14:paraId="4CF67E93" w14:textId="3DB87343" w:rsidR="515F02BE" w:rsidRDefault="515F02BE" w:rsidP="515F02BE">
      <w:pPr>
        <w:ind w:left="720"/>
        <w:jc w:val="left"/>
      </w:pPr>
    </w:p>
    <w:p w14:paraId="1F4234FF" w14:textId="77777777" w:rsidR="009E3899" w:rsidRDefault="009E3899" w:rsidP="515F02BE">
      <w:pPr>
        <w:ind w:left="720"/>
        <w:jc w:val="left"/>
      </w:pPr>
    </w:p>
    <w:p w14:paraId="449F29B4" w14:textId="77777777" w:rsidR="009E3899" w:rsidRDefault="009E3899" w:rsidP="515F02BE">
      <w:pPr>
        <w:ind w:left="720"/>
        <w:jc w:val="left"/>
      </w:pPr>
    </w:p>
    <w:p w14:paraId="5CD06D72" w14:textId="77777777" w:rsidR="009E3899" w:rsidRDefault="009E3899" w:rsidP="515F02BE">
      <w:pPr>
        <w:ind w:left="720"/>
        <w:jc w:val="left"/>
      </w:pPr>
    </w:p>
    <w:p w14:paraId="7D5A8B92" w14:textId="77777777" w:rsidR="009E3899" w:rsidRDefault="009E3899" w:rsidP="515F02BE">
      <w:pPr>
        <w:ind w:left="720"/>
        <w:jc w:val="left"/>
      </w:pPr>
    </w:p>
    <w:p w14:paraId="00C8C3A8" w14:textId="7FF9F9FA" w:rsidR="00D364B6" w:rsidRDefault="00884D5D" w:rsidP="00D364B6">
      <w:pPr>
        <w:ind w:firstLine="0"/>
        <w:jc w:val="left"/>
      </w:pPr>
      <w:r>
        <w:rPr>
          <w:u w:val="single"/>
        </w:rPr>
        <w:lastRenderedPageBreak/>
        <w:t>US-03</w:t>
      </w:r>
      <w:r>
        <w:t>:</w:t>
      </w:r>
      <w:r w:rsidR="00D364B6">
        <w:t xml:space="preserve"> Como professor,</w:t>
      </w:r>
      <w:r w:rsidR="00D364B6" w:rsidRPr="00D364B6">
        <w:t xml:space="preserve"> </w:t>
      </w:r>
      <w:r w:rsidR="00D364B6" w:rsidRPr="00164960">
        <w:t xml:space="preserve">quero registar-me no sistema para que possa </w:t>
      </w:r>
      <w:r w:rsidR="00763F6C">
        <w:t xml:space="preserve">inscrever-se </w:t>
      </w:r>
      <w:r w:rsidR="00D31116">
        <w:t>nas cadeiras e as lecionar.</w:t>
      </w:r>
    </w:p>
    <w:p w14:paraId="02EF29DF" w14:textId="77777777" w:rsidR="00D364B6" w:rsidRDefault="00D364B6" w:rsidP="00D364B6">
      <w:pPr>
        <w:ind w:firstLine="0"/>
        <w:jc w:val="left"/>
      </w:pPr>
      <w:r>
        <w:t>Critérios de aceitação:</w:t>
      </w:r>
    </w:p>
    <w:p w14:paraId="7E69B9B1" w14:textId="2C66503F" w:rsidR="008D3165" w:rsidRDefault="005D3696" w:rsidP="00D364B6">
      <w:pPr>
        <w:numPr>
          <w:ilvl w:val="0"/>
          <w:numId w:val="15"/>
        </w:numPr>
        <w:jc w:val="left"/>
      </w:pPr>
      <w:r>
        <w:t xml:space="preserve">O sistema deve permitir ao professor criar uma conta com dados </w:t>
      </w:r>
      <w:r w:rsidR="008D3165">
        <w:t>válidos (</w:t>
      </w:r>
      <w:r>
        <w:t>nome, número</w:t>
      </w:r>
      <w:r w:rsidR="008D3165">
        <w:t>, sigla, gabinete e palavra-passe</w:t>
      </w:r>
      <w:r>
        <w:t>)</w:t>
      </w:r>
      <w:r w:rsidR="008D3165">
        <w:t>.</w:t>
      </w:r>
    </w:p>
    <w:p w14:paraId="37E638B0" w14:textId="527B31C3" w:rsidR="003922F1" w:rsidRDefault="00C9675D" w:rsidP="00D364B6">
      <w:pPr>
        <w:numPr>
          <w:ilvl w:val="0"/>
          <w:numId w:val="15"/>
        </w:numPr>
        <w:jc w:val="left"/>
      </w:pPr>
      <w:r>
        <w:t>Após o registo os dados do professor</w:t>
      </w:r>
      <w:r w:rsidR="00F2111F">
        <w:t xml:space="preserve"> ficam guardados no </w:t>
      </w:r>
      <w:r w:rsidR="003922F1">
        <w:t>sistema.</w:t>
      </w:r>
    </w:p>
    <w:p w14:paraId="04DCB93F" w14:textId="6CE44F82" w:rsidR="00B23D25" w:rsidRDefault="003922F1" w:rsidP="00D364B6">
      <w:pPr>
        <w:numPr>
          <w:ilvl w:val="0"/>
          <w:numId w:val="15"/>
        </w:numPr>
        <w:jc w:val="left"/>
      </w:pPr>
      <w:r>
        <w:t xml:space="preserve">Após o registo o professor pode </w:t>
      </w:r>
      <w:r w:rsidR="00B23D25">
        <w:t>inscrever-se nas cadeiras que vai lecionar</w:t>
      </w:r>
      <w:r w:rsidR="00732838">
        <w:t xml:space="preserve"> </w:t>
      </w:r>
      <w:r w:rsidR="002E6C18">
        <w:t>dentro de uma lista dada pelo sistema.</w:t>
      </w:r>
    </w:p>
    <w:p w14:paraId="1B297111" w14:textId="77777777" w:rsidR="00B23D25" w:rsidRDefault="00B23D25" w:rsidP="00B23D25">
      <w:pPr>
        <w:jc w:val="left"/>
      </w:pPr>
    </w:p>
    <w:p w14:paraId="66ACEB13" w14:textId="21A03BF9" w:rsidR="00D364B6" w:rsidRPr="00164960" w:rsidRDefault="00D364B6" w:rsidP="00B23D25">
      <w:pPr>
        <w:jc w:val="left"/>
      </w:pPr>
      <w:r>
        <w:br/>
      </w:r>
    </w:p>
    <w:p w14:paraId="4D39CB0A" w14:textId="4BE06303" w:rsidR="00427331" w:rsidRDefault="00B23D25" w:rsidP="00DC6B7E">
      <w:pPr>
        <w:ind w:firstLine="0"/>
        <w:jc w:val="left"/>
      </w:pPr>
      <w:r>
        <w:rPr>
          <w:u w:val="single"/>
        </w:rPr>
        <w:t>US</w:t>
      </w:r>
      <w:r w:rsidR="00427331">
        <w:rPr>
          <w:u w:val="single"/>
        </w:rPr>
        <w:t>-4</w:t>
      </w:r>
      <w:r w:rsidR="00427331">
        <w:t>: Como professor, quero aceder aos meus dados no sistema para que possa consultar os mesmos.</w:t>
      </w:r>
    </w:p>
    <w:p w14:paraId="4A193041" w14:textId="0CA44018" w:rsidR="00427331" w:rsidRDefault="00427331" w:rsidP="00DC6B7E">
      <w:pPr>
        <w:ind w:firstLine="0"/>
        <w:jc w:val="left"/>
      </w:pPr>
      <w:r>
        <w:t>Critérios de aceitação:</w:t>
      </w:r>
    </w:p>
    <w:p w14:paraId="4E2B39D6" w14:textId="77777777" w:rsidR="00427331" w:rsidRDefault="00427331" w:rsidP="00427331">
      <w:pPr>
        <w:numPr>
          <w:ilvl w:val="0"/>
          <w:numId w:val="17"/>
        </w:numPr>
        <w:jc w:val="left"/>
      </w:pPr>
      <w:r>
        <w:t>O sistema vai perguntar o número e palavra-passe.</w:t>
      </w:r>
    </w:p>
    <w:p w14:paraId="39814B33" w14:textId="3C0EE91B" w:rsidR="00D01B3E" w:rsidRPr="00164960" w:rsidRDefault="00427331" w:rsidP="515F02BE">
      <w:pPr>
        <w:numPr>
          <w:ilvl w:val="0"/>
          <w:numId w:val="17"/>
        </w:numPr>
        <w:jc w:val="left"/>
      </w:pPr>
      <w:r>
        <w:t xml:space="preserve">Após o professor submeter estes dados ele pode aceder </w:t>
      </w:r>
      <w:r w:rsidR="00126B44">
        <w:t xml:space="preserve">a todos os dados da </w:t>
      </w:r>
      <w:r>
        <w:t>sua conta no sistema.</w:t>
      </w:r>
      <w:r>
        <w:br/>
      </w:r>
    </w:p>
    <w:p w14:paraId="1AD9A13C" w14:textId="62C0FED8" w:rsidR="515F02BE" w:rsidRDefault="515F02BE" w:rsidP="515F02BE">
      <w:pPr>
        <w:ind w:left="720"/>
        <w:jc w:val="left"/>
      </w:pPr>
    </w:p>
    <w:p w14:paraId="7118F76D" w14:textId="0FD667D0" w:rsidR="006339B3" w:rsidRPr="00164960" w:rsidRDefault="006339B3" w:rsidP="00DC6B7E">
      <w:pPr>
        <w:ind w:firstLine="0"/>
        <w:jc w:val="left"/>
      </w:pPr>
      <w:r w:rsidRPr="00164960">
        <w:rPr>
          <w:u w:val="single"/>
        </w:rPr>
        <w:t>US-0</w:t>
      </w:r>
      <w:r w:rsidR="00D31699">
        <w:rPr>
          <w:u w:val="single"/>
        </w:rPr>
        <w:t>5</w:t>
      </w:r>
      <w:r w:rsidR="00666666" w:rsidRPr="00164960">
        <w:t>:</w:t>
      </w:r>
      <w:r w:rsidR="00866E4A" w:rsidRPr="00164960">
        <w:t xml:space="preserve"> </w:t>
      </w:r>
      <w:r w:rsidR="00AE6D78" w:rsidRPr="00164960">
        <w:t>Como professor quero</w:t>
      </w:r>
      <w:r w:rsidR="0045731A" w:rsidRPr="00164960">
        <w:t xml:space="preserve"> criar</w:t>
      </w:r>
      <w:r w:rsidR="00FB09CB">
        <w:t xml:space="preserve"> ou editar</w:t>
      </w:r>
      <w:r w:rsidR="0045731A" w:rsidRPr="00164960">
        <w:t xml:space="preserve"> o horário</w:t>
      </w:r>
      <w:r w:rsidR="00CF1757" w:rsidRPr="00164960">
        <w:t xml:space="preserve"> para que </w:t>
      </w:r>
      <w:r w:rsidR="00D62189" w:rsidRPr="00164960">
        <w:t xml:space="preserve">os alunos possam ver </w:t>
      </w:r>
      <w:r w:rsidR="0091377E" w:rsidRPr="00164960">
        <w:t>quando</w:t>
      </w:r>
      <w:r w:rsidR="00705A8F" w:rsidRPr="00164960">
        <w:t xml:space="preserve">, </w:t>
      </w:r>
      <w:r w:rsidR="0091377E" w:rsidRPr="00164960">
        <w:t xml:space="preserve">onde </w:t>
      </w:r>
      <w:r w:rsidR="00F3212A" w:rsidRPr="00164960">
        <w:t>e com quem têm aulas.</w:t>
      </w:r>
      <w:r w:rsidR="0091377E" w:rsidRPr="00164960">
        <w:t xml:space="preserve"> </w:t>
      </w:r>
    </w:p>
    <w:p w14:paraId="0E0A2FD5" w14:textId="09A64F6E" w:rsidR="00B63599" w:rsidRDefault="00DC6B7E" w:rsidP="003C20E2">
      <w:pPr>
        <w:ind w:firstLine="0"/>
        <w:jc w:val="left"/>
      </w:pPr>
      <w:r w:rsidRPr="00164960">
        <w:t>Critérios de aceitação:</w:t>
      </w:r>
    </w:p>
    <w:p w14:paraId="280CE939" w14:textId="1A7B6DB5" w:rsidR="00850C46" w:rsidRPr="00164960" w:rsidRDefault="00850C46" w:rsidP="00850C46">
      <w:pPr>
        <w:numPr>
          <w:ilvl w:val="0"/>
          <w:numId w:val="18"/>
        </w:numPr>
        <w:jc w:val="left"/>
      </w:pPr>
      <w:r>
        <w:t>O sistema deve perguntar qual a turma do horário.</w:t>
      </w:r>
    </w:p>
    <w:p w14:paraId="5372E87A" w14:textId="68BB3161" w:rsidR="003C20E2" w:rsidRPr="00164960" w:rsidRDefault="003C20E2" w:rsidP="003C20E2">
      <w:pPr>
        <w:numPr>
          <w:ilvl w:val="0"/>
          <w:numId w:val="8"/>
        </w:numPr>
        <w:jc w:val="left"/>
      </w:pPr>
      <w:r w:rsidRPr="00164960">
        <w:t>O sistema deve imprimir as horas de abertura e fim da escola.</w:t>
      </w:r>
    </w:p>
    <w:p w14:paraId="6D7D31E2" w14:textId="008CAEA2" w:rsidR="004748B2" w:rsidRPr="00164960" w:rsidRDefault="004748B2" w:rsidP="00EE73DA">
      <w:pPr>
        <w:numPr>
          <w:ilvl w:val="0"/>
          <w:numId w:val="8"/>
        </w:numPr>
        <w:jc w:val="left"/>
      </w:pPr>
      <w:r w:rsidRPr="00164960">
        <w:t xml:space="preserve">O </w:t>
      </w:r>
      <w:r w:rsidR="003C20E2" w:rsidRPr="00164960">
        <w:t>s</w:t>
      </w:r>
      <w:r w:rsidRPr="00164960">
        <w:t>istema</w:t>
      </w:r>
      <w:r w:rsidR="00EE73DA" w:rsidRPr="00164960">
        <w:t xml:space="preserve"> </w:t>
      </w:r>
      <w:r w:rsidR="00E046C1" w:rsidRPr="00164960">
        <w:t>deve imprimir</w:t>
      </w:r>
      <w:r w:rsidR="00EE73DA" w:rsidRPr="00164960">
        <w:t xml:space="preserve"> </w:t>
      </w:r>
      <w:r w:rsidR="00B63599" w:rsidRPr="00164960">
        <w:t>cada hora do horário</w:t>
      </w:r>
      <w:r w:rsidR="00FB09CB">
        <w:t xml:space="preserve"> e se já está alocada a algo e ao que está alocada</w:t>
      </w:r>
      <w:r w:rsidR="003C20E2" w:rsidRPr="00164960">
        <w:t>.</w:t>
      </w:r>
    </w:p>
    <w:p w14:paraId="51CDA08F" w14:textId="205E71F1" w:rsidR="004748B2" w:rsidRDefault="003C20E2" w:rsidP="00533CC7">
      <w:pPr>
        <w:numPr>
          <w:ilvl w:val="0"/>
          <w:numId w:val="8"/>
        </w:numPr>
        <w:jc w:val="left"/>
      </w:pPr>
      <w:r w:rsidRPr="00164960">
        <w:t xml:space="preserve">O sistema deve permitir </w:t>
      </w:r>
      <w:r w:rsidR="00850C46">
        <w:t>que o professor digite</w:t>
      </w:r>
      <w:r w:rsidR="00FB09CB">
        <w:t xml:space="preserve"> ou edite</w:t>
      </w:r>
      <w:r w:rsidR="00850C46">
        <w:t xml:space="preserve"> a cadeira, a sala e o professor que lecionará a aula</w:t>
      </w:r>
      <w:r w:rsidR="00FB09CB">
        <w:t xml:space="preserve"> em cada hora de cada dia da semana do horário</w:t>
      </w:r>
      <w:r w:rsidR="00850C46">
        <w:t>.</w:t>
      </w:r>
    </w:p>
    <w:p w14:paraId="473EA2F6" w14:textId="76FB1D24" w:rsidR="00850C46" w:rsidRPr="00164960" w:rsidRDefault="00850C46" w:rsidP="00533CC7">
      <w:pPr>
        <w:numPr>
          <w:ilvl w:val="0"/>
          <w:numId w:val="8"/>
        </w:numPr>
        <w:jc w:val="left"/>
      </w:pPr>
      <w:r>
        <w:t>Após a criação</w:t>
      </w:r>
      <w:r w:rsidR="00FB09CB">
        <w:t xml:space="preserve"> ou edição</w:t>
      </w:r>
      <w:r>
        <w:t xml:space="preserve"> do horário o mesmo deve ser associado aos alunos que estejam inseridos na turma.</w:t>
      </w:r>
    </w:p>
    <w:p w14:paraId="50A1B2AE" w14:textId="77777777" w:rsidR="00DC6B7E" w:rsidRPr="00164960" w:rsidRDefault="00DC6B7E" w:rsidP="00DC6B7E">
      <w:pPr>
        <w:ind w:firstLine="0"/>
        <w:jc w:val="left"/>
      </w:pPr>
    </w:p>
    <w:p w14:paraId="6D8FF92C" w14:textId="1A42BD10" w:rsidR="59E2C966" w:rsidRDefault="59E2C966" w:rsidP="59E2C966">
      <w:pPr>
        <w:ind w:firstLine="0"/>
        <w:jc w:val="left"/>
      </w:pPr>
    </w:p>
    <w:p w14:paraId="54CA922C" w14:textId="3F8FDD35" w:rsidR="0032662E" w:rsidRPr="00164960" w:rsidRDefault="0032662E" w:rsidP="0032662E">
      <w:pPr>
        <w:ind w:firstLine="0"/>
        <w:jc w:val="left"/>
      </w:pPr>
      <w:r w:rsidRPr="00164960">
        <w:rPr>
          <w:u w:val="single"/>
        </w:rPr>
        <w:t>US-0</w:t>
      </w:r>
      <w:r w:rsidR="00FB09CB">
        <w:rPr>
          <w:u w:val="single"/>
        </w:rPr>
        <w:t>6</w:t>
      </w:r>
      <w:r w:rsidRPr="00164960">
        <w:t>: Como aluno quero consultar o meu horário para que possa ver quando, onde e com que professor tem aulas.</w:t>
      </w:r>
    </w:p>
    <w:p w14:paraId="7A56936C" w14:textId="77777777" w:rsidR="0032662E" w:rsidRPr="00164960" w:rsidRDefault="0032662E" w:rsidP="0032662E">
      <w:pPr>
        <w:ind w:firstLine="0"/>
        <w:jc w:val="left"/>
      </w:pPr>
      <w:r w:rsidRPr="00164960">
        <w:t>Critérios de aceitação:</w:t>
      </w:r>
    </w:p>
    <w:p w14:paraId="775BA3F7" w14:textId="179056FE" w:rsidR="00533CC7" w:rsidRDefault="00FB09CB" w:rsidP="00533CC7">
      <w:pPr>
        <w:numPr>
          <w:ilvl w:val="0"/>
          <w:numId w:val="8"/>
        </w:numPr>
        <w:jc w:val="left"/>
      </w:pPr>
      <w:r>
        <w:t>O aluno deve iniciar sessão no sistema caso não esteja com sessão iniciada.</w:t>
      </w:r>
    </w:p>
    <w:p w14:paraId="75FD2C91" w14:textId="5D25B5A9" w:rsidR="00FB09CB" w:rsidRDefault="00FB09CB" w:rsidP="00533CC7">
      <w:pPr>
        <w:numPr>
          <w:ilvl w:val="0"/>
          <w:numId w:val="8"/>
        </w:numPr>
        <w:jc w:val="left"/>
      </w:pPr>
      <w:r>
        <w:t>Após o início de sessão, o sistema deve fornecer um conjunto de opções sendo uma delas o de consulta do horário.</w:t>
      </w:r>
    </w:p>
    <w:p w14:paraId="0EB93D0E" w14:textId="781605F9" w:rsidR="00FB09CB" w:rsidRPr="00164960" w:rsidRDefault="00FB09CB" w:rsidP="00533CC7">
      <w:pPr>
        <w:numPr>
          <w:ilvl w:val="0"/>
          <w:numId w:val="8"/>
        </w:numPr>
        <w:jc w:val="left"/>
      </w:pPr>
      <w:r>
        <w:t>Após a seleção da opção consulta do horário o sistema deve mostrar o horário do aluno.</w:t>
      </w:r>
    </w:p>
    <w:p w14:paraId="3BEDDFD7" w14:textId="77777777" w:rsidR="00DC6B7E" w:rsidRDefault="00DC6B7E" w:rsidP="00DC6B7E">
      <w:pPr>
        <w:ind w:firstLine="0"/>
        <w:jc w:val="left"/>
      </w:pPr>
    </w:p>
    <w:p w14:paraId="22299573" w14:textId="77777777" w:rsidR="009E3899" w:rsidRPr="00164960" w:rsidRDefault="009E3899" w:rsidP="00DC6B7E">
      <w:pPr>
        <w:ind w:firstLine="0"/>
        <w:jc w:val="left"/>
      </w:pPr>
    </w:p>
    <w:p w14:paraId="29CC4EBB" w14:textId="0F248334" w:rsidR="00FB09CB" w:rsidRDefault="006339B3" w:rsidP="00FB09CB">
      <w:pPr>
        <w:ind w:firstLine="0"/>
        <w:jc w:val="left"/>
      </w:pPr>
      <w:r w:rsidRPr="00164960">
        <w:rPr>
          <w:u w:val="single"/>
        </w:rPr>
        <w:lastRenderedPageBreak/>
        <w:t>US-0</w:t>
      </w:r>
      <w:r w:rsidR="00FB09CB">
        <w:rPr>
          <w:u w:val="single"/>
        </w:rPr>
        <w:t>7</w:t>
      </w:r>
      <w:r w:rsidRPr="00164960">
        <w:t>:</w:t>
      </w:r>
      <w:r w:rsidR="00866E4A" w:rsidRPr="00164960">
        <w:t xml:space="preserve"> Como professor quero</w:t>
      </w:r>
      <w:r w:rsidR="0045731A" w:rsidRPr="00164960">
        <w:t xml:space="preserve"> consultar o horário</w:t>
      </w:r>
      <w:r w:rsidR="00CF1757" w:rsidRPr="00164960">
        <w:t xml:space="preserve"> para que </w:t>
      </w:r>
      <w:r w:rsidR="00FE5D3D" w:rsidRPr="00164960">
        <w:t>possa ver quando e onde vou lecionar as minhas aula</w:t>
      </w:r>
      <w:r w:rsidR="002B3EDA" w:rsidRPr="00164960">
        <w:t xml:space="preserve">s. </w:t>
      </w:r>
      <w:r w:rsidR="0045731A" w:rsidRPr="00164960">
        <w:br/>
      </w:r>
      <w:r w:rsidR="00DC6B7E" w:rsidRPr="00164960">
        <w:t xml:space="preserve">Critérios de aceitação: </w:t>
      </w:r>
    </w:p>
    <w:p w14:paraId="0378B84A" w14:textId="437F11B2" w:rsidR="00FB09CB" w:rsidRDefault="00FB09CB" w:rsidP="00FB09CB">
      <w:pPr>
        <w:numPr>
          <w:ilvl w:val="0"/>
          <w:numId w:val="22"/>
        </w:numPr>
        <w:jc w:val="left"/>
      </w:pPr>
      <w:r>
        <w:t>O professor deve iniciar sessão no sistema se ainda não tiver iniciado.</w:t>
      </w:r>
    </w:p>
    <w:p w14:paraId="0C57D592" w14:textId="056A411D" w:rsidR="00FB09CB" w:rsidRPr="00164960" w:rsidRDefault="00FB09CB" w:rsidP="00FB09CB">
      <w:pPr>
        <w:numPr>
          <w:ilvl w:val="0"/>
          <w:numId w:val="22"/>
        </w:numPr>
        <w:jc w:val="left"/>
      </w:pPr>
      <w:r>
        <w:t>Após o início de sessão, o sistema deve fornecer um conjunto de opções sendo uma delas o de consulta do horário.</w:t>
      </w:r>
    </w:p>
    <w:p w14:paraId="41B161AB" w14:textId="68E20C26" w:rsidR="00DC6B7E" w:rsidRPr="00164960" w:rsidRDefault="00D912CE" w:rsidP="515F02BE">
      <w:pPr>
        <w:numPr>
          <w:ilvl w:val="0"/>
          <w:numId w:val="22"/>
        </w:numPr>
        <w:jc w:val="left"/>
      </w:pPr>
      <w:r w:rsidRPr="00164960">
        <w:t xml:space="preserve">O sistema deve mostrar </w:t>
      </w:r>
      <w:r w:rsidR="00FB09CB">
        <w:t>o horário completo do professor</w:t>
      </w:r>
      <w:r w:rsidRPr="00164960">
        <w:t>.</w:t>
      </w:r>
    </w:p>
    <w:p w14:paraId="1E48EF39" w14:textId="338EA287" w:rsidR="4E53C7A1" w:rsidRDefault="4E53C7A1" w:rsidP="4E53C7A1">
      <w:pPr>
        <w:ind w:firstLine="0"/>
        <w:jc w:val="left"/>
      </w:pPr>
    </w:p>
    <w:p w14:paraId="24D0616F" w14:textId="7CA59AB5" w:rsidR="0045731A" w:rsidRPr="00164960" w:rsidRDefault="0045731A" w:rsidP="00DC6B7E">
      <w:pPr>
        <w:ind w:firstLine="0"/>
        <w:jc w:val="left"/>
      </w:pPr>
      <w:r w:rsidRPr="00164960">
        <w:br/>
      </w:r>
      <w:r w:rsidRPr="00164960">
        <w:rPr>
          <w:u w:val="single"/>
        </w:rPr>
        <w:t>US-0</w:t>
      </w:r>
      <w:r w:rsidR="00FB09CB">
        <w:rPr>
          <w:u w:val="single"/>
        </w:rPr>
        <w:t>8</w:t>
      </w:r>
      <w:r w:rsidR="00666666" w:rsidRPr="00164960">
        <w:t>:</w:t>
      </w:r>
      <w:r w:rsidRPr="00164960">
        <w:t xml:space="preserve"> Como aluno quero adicionar eventos ao meu horário</w:t>
      </w:r>
      <w:r w:rsidR="00CF1757" w:rsidRPr="00164960">
        <w:t xml:space="preserve"> para que </w:t>
      </w:r>
      <w:r w:rsidR="00567866" w:rsidRPr="00164960">
        <w:t>o mesmo tenha o horário escolar e os eventos particular</w:t>
      </w:r>
      <w:r w:rsidR="00D912CE" w:rsidRPr="00164960">
        <w:t>es</w:t>
      </w:r>
      <w:r w:rsidR="00567866" w:rsidRPr="00164960">
        <w:t xml:space="preserve"> no mesmo local.</w:t>
      </w:r>
    </w:p>
    <w:p w14:paraId="27311354" w14:textId="20BF4A9E" w:rsidR="00DC6B7E" w:rsidRPr="00164960" w:rsidRDefault="00DC6B7E" w:rsidP="00DC6B7E">
      <w:pPr>
        <w:ind w:firstLine="0"/>
        <w:jc w:val="left"/>
      </w:pPr>
      <w:r w:rsidRPr="00164960">
        <w:t>Critérios de aceitação:</w:t>
      </w:r>
    </w:p>
    <w:p w14:paraId="4483AFB2" w14:textId="585C61AC" w:rsidR="00533CC7" w:rsidRDefault="00DD642F" w:rsidP="00533CC7">
      <w:pPr>
        <w:numPr>
          <w:ilvl w:val="0"/>
          <w:numId w:val="9"/>
        </w:numPr>
        <w:jc w:val="left"/>
      </w:pPr>
      <w:r>
        <w:t>O aluno deve ter sessão iniciada</w:t>
      </w:r>
      <w:r w:rsidR="00E84F55">
        <w:t xml:space="preserve"> se ainda não tiver iniciado</w:t>
      </w:r>
      <w:r w:rsidR="006D43C7">
        <w:t>.</w:t>
      </w:r>
    </w:p>
    <w:p w14:paraId="5595A96F" w14:textId="506F438E" w:rsidR="00DD642F" w:rsidRDefault="00DD642F" w:rsidP="00533CC7">
      <w:pPr>
        <w:numPr>
          <w:ilvl w:val="0"/>
          <w:numId w:val="9"/>
        </w:numPr>
        <w:jc w:val="left"/>
      </w:pPr>
      <w:r>
        <w:t>Após o início de sessão, o aluno deve selecionar a opção de consulta de horário</w:t>
      </w:r>
      <w:r w:rsidR="00DB1490">
        <w:t xml:space="preserve"> fornecida pelo sistema</w:t>
      </w:r>
      <w:r w:rsidR="00E84F55">
        <w:t>.</w:t>
      </w:r>
      <w:r>
        <w:t xml:space="preserve"> </w:t>
      </w:r>
    </w:p>
    <w:p w14:paraId="43DC9E89" w14:textId="4D133BE2" w:rsidR="00DD642F" w:rsidRDefault="00DD642F" w:rsidP="00533CC7">
      <w:pPr>
        <w:numPr>
          <w:ilvl w:val="0"/>
          <w:numId w:val="9"/>
        </w:numPr>
        <w:jc w:val="left"/>
      </w:pPr>
      <w:r>
        <w:t>O aluno deve ter a opção de editar horário</w:t>
      </w:r>
      <w:r w:rsidR="00DB1490">
        <w:t xml:space="preserve"> fornecida pelo sistema</w:t>
      </w:r>
      <w:r>
        <w:t>.</w:t>
      </w:r>
    </w:p>
    <w:p w14:paraId="757AC621" w14:textId="4B1E31FE" w:rsidR="00DD642F" w:rsidRDefault="00DD642F" w:rsidP="00533CC7">
      <w:pPr>
        <w:numPr>
          <w:ilvl w:val="0"/>
          <w:numId w:val="9"/>
        </w:numPr>
        <w:jc w:val="left"/>
      </w:pPr>
      <w:r>
        <w:t>O aluno não poderá sobrepor eventos com as aulas que já constem do horário.</w:t>
      </w:r>
    </w:p>
    <w:p w14:paraId="5FD17DD5" w14:textId="13CB11FC" w:rsidR="00DD642F" w:rsidRPr="00164960" w:rsidRDefault="00DD642F" w:rsidP="00533CC7">
      <w:pPr>
        <w:numPr>
          <w:ilvl w:val="0"/>
          <w:numId w:val="9"/>
        </w:numPr>
        <w:jc w:val="left"/>
      </w:pPr>
      <w:r>
        <w:t>Deverá haver uma distinção visual entre as aulas e os eventos (por exemplo, uma letra “(E)” para eventos e uma letra “(A)” para as aulas)</w:t>
      </w:r>
      <w:r w:rsidR="00E84F55">
        <w:t>.</w:t>
      </w:r>
    </w:p>
    <w:p w14:paraId="08B100EA" w14:textId="6131EBEA" w:rsidR="00DC6B7E" w:rsidRPr="00164960" w:rsidRDefault="00DC6B7E" w:rsidP="00DC6B7E">
      <w:pPr>
        <w:ind w:firstLine="0"/>
        <w:jc w:val="left"/>
      </w:pPr>
    </w:p>
    <w:p w14:paraId="7225EA61" w14:textId="71372F2E" w:rsidR="69FDB157" w:rsidRDefault="69FDB157" w:rsidP="69FDB157">
      <w:pPr>
        <w:ind w:firstLine="0"/>
        <w:jc w:val="left"/>
      </w:pPr>
    </w:p>
    <w:p w14:paraId="1D021069" w14:textId="3AB9A922" w:rsidR="0045731A" w:rsidRPr="00164960" w:rsidRDefault="0045731A" w:rsidP="00DC6B7E">
      <w:pPr>
        <w:ind w:firstLine="0"/>
        <w:jc w:val="left"/>
      </w:pPr>
      <w:r w:rsidRPr="00164960">
        <w:rPr>
          <w:u w:val="single"/>
        </w:rPr>
        <w:t>US-0</w:t>
      </w:r>
      <w:r w:rsidR="00FB09CB">
        <w:rPr>
          <w:u w:val="single"/>
        </w:rPr>
        <w:t>9</w:t>
      </w:r>
      <w:r w:rsidR="00666666" w:rsidRPr="00164960">
        <w:t xml:space="preserve">: </w:t>
      </w:r>
      <w:r w:rsidRPr="00164960">
        <w:t>Como professor quero adicionar eventos ao horário</w:t>
      </w:r>
      <w:r w:rsidR="00CF1757" w:rsidRPr="00164960">
        <w:t xml:space="preserve"> para que </w:t>
      </w:r>
      <w:r w:rsidR="00102E8F" w:rsidRPr="00164960">
        <w:t xml:space="preserve">tenha o horário escolar e </w:t>
      </w:r>
      <w:r w:rsidR="00567866" w:rsidRPr="00164960">
        <w:t xml:space="preserve">os </w:t>
      </w:r>
      <w:r w:rsidR="00102E8F" w:rsidRPr="00164960">
        <w:t>eventos particulares no mesmo local.</w:t>
      </w:r>
    </w:p>
    <w:p w14:paraId="12C13844" w14:textId="19983A29" w:rsidR="00E84F55" w:rsidRPr="00164960" w:rsidRDefault="00DC6B7E" w:rsidP="00DC6B7E">
      <w:pPr>
        <w:ind w:firstLine="0"/>
        <w:jc w:val="left"/>
      </w:pPr>
      <w:r w:rsidRPr="00164960">
        <w:t>Critérios de aceitação:</w:t>
      </w:r>
    </w:p>
    <w:p w14:paraId="542B7DAB" w14:textId="590543F5" w:rsidR="00BB23A3" w:rsidRDefault="00BB23A3" w:rsidP="00DD642F">
      <w:pPr>
        <w:numPr>
          <w:ilvl w:val="0"/>
          <w:numId w:val="9"/>
        </w:numPr>
        <w:jc w:val="left"/>
      </w:pPr>
      <w:r>
        <w:t>O professor deve ter sessão iniciada, se ainda não tiver iniciado.</w:t>
      </w:r>
    </w:p>
    <w:p w14:paraId="2E9B4673" w14:textId="71BCEFED" w:rsidR="00DD642F" w:rsidRDefault="00BB23A3" w:rsidP="00DD642F">
      <w:pPr>
        <w:numPr>
          <w:ilvl w:val="0"/>
          <w:numId w:val="9"/>
        </w:numPr>
        <w:jc w:val="left"/>
      </w:pPr>
      <w:r>
        <w:t>O</w:t>
      </w:r>
      <w:r w:rsidR="00DD642F">
        <w:t xml:space="preserve"> professor deve selecionar a opção de consulta de horário</w:t>
      </w:r>
      <w:r w:rsidR="00DB1490">
        <w:t xml:space="preserve"> fornecida pelo sistema</w:t>
      </w:r>
      <w:r w:rsidR="00E84F55">
        <w:t>.</w:t>
      </w:r>
      <w:r w:rsidR="00DD642F">
        <w:t xml:space="preserve"> </w:t>
      </w:r>
    </w:p>
    <w:p w14:paraId="15EA760F" w14:textId="49577F83" w:rsidR="00DD642F" w:rsidRDefault="00DD642F" w:rsidP="00DD642F">
      <w:pPr>
        <w:numPr>
          <w:ilvl w:val="0"/>
          <w:numId w:val="9"/>
        </w:numPr>
        <w:jc w:val="left"/>
      </w:pPr>
      <w:r>
        <w:t>O professor deve ter a opção de editar horário</w:t>
      </w:r>
      <w:r w:rsidR="00DB1490">
        <w:t xml:space="preserve"> fornecida pelo sistema</w:t>
      </w:r>
      <w:r>
        <w:t>.</w:t>
      </w:r>
    </w:p>
    <w:p w14:paraId="275DCDCC" w14:textId="1B049BFC" w:rsidR="00DD642F" w:rsidRDefault="00DD642F" w:rsidP="00DD642F">
      <w:pPr>
        <w:numPr>
          <w:ilvl w:val="0"/>
          <w:numId w:val="9"/>
        </w:numPr>
        <w:jc w:val="left"/>
      </w:pPr>
      <w:r>
        <w:t>O professor deverá ter a opção de editar aulas ou eventos.</w:t>
      </w:r>
    </w:p>
    <w:p w14:paraId="5EBFCD7A" w14:textId="2414B1A3" w:rsidR="00DD642F" w:rsidRDefault="00DD642F" w:rsidP="00DD642F">
      <w:pPr>
        <w:numPr>
          <w:ilvl w:val="0"/>
          <w:numId w:val="9"/>
        </w:numPr>
        <w:jc w:val="left"/>
      </w:pPr>
      <w:r>
        <w:t>O professor não poderá sobrepor eventos com as aulas que já constem do horário.</w:t>
      </w:r>
    </w:p>
    <w:p w14:paraId="082913EB" w14:textId="281D8924" w:rsidR="00533CC7" w:rsidRPr="00164960" w:rsidRDefault="00DD642F" w:rsidP="00DD642F">
      <w:pPr>
        <w:numPr>
          <w:ilvl w:val="0"/>
          <w:numId w:val="9"/>
        </w:numPr>
        <w:jc w:val="left"/>
      </w:pPr>
      <w:r>
        <w:t>Deverá haver uma distinção visual entre as aulas e os eventos (por exemplo, uma letra “(E)” para eventos e uma letra “(A)” para as aulas).</w:t>
      </w:r>
    </w:p>
    <w:p w14:paraId="6C4116F3" w14:textId="0EE81A24" w:rsidR="689FE3F8" w:rsidRDefault="689FE3F8" w:rsidP="689FE3F8">
      <w:pPr>
        <w:jc w:val="left"/>
      </w:pPr>
    </w:p>
    <w:p w14:paraId="237C663B" w14:textId="6BC15E80" w:rsidR="689FE3F8" w:rsidRDefault="689FE3F8" w:rsidP="689FE3F8">
      <w:pPr>
        <w:jc w:val="left"/>
      </w:pPr>
    </w:p>
    <w:p w14:paraId="6CCBF70F" w14:textId="19186FE7" w:rsidR="004D77CC" w:rsidRDefault="004D77CC" w:rsidP="0C7A4C08">
      <w:pPr>
        <w:ind w:left="720"/>
        <w:jc w:val="left"/>
      </w:pPr>
    </w:p>
    <w:p w14:paraId="1B19911E" w14:textId="77777777" w:rsidR="009E3899" w:rsidRDefault="009E3899" w:rsidP="0C7A4C08">
      <w:pPr>
        <w:ind w:left="720"/>
        <w:jc w:val="left"/>
      </w:pPr>
    </w:p>
    <w:p w14:paraId="57922D42" w14:textId="77777777" w:rsidR="009E3899" w:rsidRDefault="009E3899" w:rsidP="0C7A4C08">
      <w:pPr>
        <w:ind w:left="720"/>
        <w:jc w:val="left"/>
      </w:pPr>
    </w:p>
    <w:p w14:paraId="58571923" w14:textId="77777777" w:rsidR="009E3899" w:rsidRDefault="009E3899" w:rsidP="0C7A4C08">
      <w:pPr>
        <w:ind w:left="720"/>
        <w:jc w:val="left"/>
      </w:pPr>
    </w:p>
    <w:p w14:paraId="09A89CB9" w14:textId="77777777" w:rsidR="009E3899" w:rsidRDefault="009E3899" w:rsidP="0C7A4C08">
      <w:pPr>
        <w:ind w:left="720"/>
        <w:jc w:val="left"/>
      </w:pPr>
    </w:p>
    <w:p w14:paraId="34EA3DFC" w14:textId="5419AD2E" w:rsidR="7A6FEFAF" w:rsidRPr="00164960" w:rsidRDefault="5F1A4291" w:rsidP="7631CD14">
      <w:pPr>
        <w:pStyle w:val="Ttulo3"/>
      </w:pPr>
      <w:bookmarkStart w:id="17" w:name="_Toc194875227"/>
      <w:r>
        <w:lastRenderedPageBreak/>
        <w:t>4.2.3. Diagramas de Sequência</w:t>
      </w:r>
      <w:r w:rsidR="026B3625">
        <w:t xml:space="preserve"> (SD)</w:t>
      </w:r>
      <w:bookmarkEnd w:id="17"/>
      <w:r>
        <w:br/>
      </w:r>
    </w:p>
    <w:p w14:paraId="3375608A" w14:textId="32870B07" w:rsidR="24F8631A" w:rsidRDefault="6A7E1C74" w:rsidP="5B0CDA5B">
      <w:pPr>
        <w:pStyle w:val="PargrafodaLista"/>
        <w:numPr>
          <w:ilvl w:val="0"/>
          <w:numId w:val="23"/>
        </w:numPr>
      </w:pPr>
      <w:r>
        <w:t>SD</w:t>
      </w:r>
      <w:r w:rsidR="2A1EF328">
        <w:t>: UC-1</w:t>
      </w:r>
    </w:p>
    <w:p w14:paraId="31FAEECF" w14:textId="580E90D4" w:rsidR="65C93097" w:rsidRDefault="009E3899" w:rsidP="009E3899">
      <w:pPr>
        <w:ind w:left="814"/>
        <w:jc w:val="center"/>
      </w:pPr>
      <w:r w:rsidRPr="00394833">
        <w:rPr>
          <w:noProof/>
        </w:rPr>
        <w:pict w14:anchorId="0BD7F359">
          <v:shape id="Imagem 1524616974" o:spid="_x0000_i1045" type="#_x0000_t75" style="width:178.2pt;height:226.2pt;visibility:visible;mso-wrap-style:square">
            <v:imagedata r:id="rId18" o:title=""/>
          </v:shape>
        </w:pict>
      </w:r>
    </w:p>
    <w:p w14:paraId="55FF3CDD" w14:textId="49E17A1F" w:rsidR="1572A406" w:rsidRDefault="1572A406" w:rsidP="1572A406"/>
    <w:p w14:paraId="066A8C53" w14:textId="6C864132" w:rsidR="76BD0464" w:rsidRDefault="76BD0464" w:rsidP="7C1422A9">
      <w:pPr>
        <w:pStyle w:val="PargrafodaLista"/>
        <w:numPr>
          <w:ilvl w:val="0"/>
          <w:numId w:val="23"/>
        </w:numPr>
      </w:pPr>
      <w:r>
        <w:t>SD: UC-2</w:t>
      </w:r>
    </w:p>
    <w:p w14:paraId="5EF5600F" w14:textId="78D84C4B" w:rsidR="20CCF326" w:rsidRDefault="009E3899" w:rsidP="009E3899">
      <w:pPr>
        <w:ind w:left="814"/>
        <w:jc w:val="center"/>
      </w:pPr>
      <w:r w:rsidRPr="00394833">
        <w:rPr>
          <w:noProof/>
        </w:rPr>
        <w:pict w14:anchorId="3D7B6C34">
          <v:shape id="Imagem 1555356843" o:spid="_x0000_i1044" type="#_x0000_t75" style="width:190.2pt;height:236.4pt;visibility:visible;mso-wrap-style:square">
            <v:imagedata r:id="rId18" o:title=""/>
          </v:shape>
        </w:pict>
      </w:r>
    </w:p>
    <w:p w14:paraId="641C0EA5" w14:textId="77777777" w:rsidR="009E3899" w:rsidRDefault="009E3899" w:rsidP="009E3899">
      <w:pPr>
        <w:pStyle w:val="PargrafodaLista"/>
        <w:ind w:left="814" w:firstLine="0"/>
      </w:pPr>
    </w:p>
    <w:p w14:paraId="6ECCEF33" w14:textId="5699C4B4" w:rsidR="1D034E5E" w:rsidRDefault="1D034E5E" w:rsidP="689FE3F8">
      <w:pPr>
        <w:pStyle w:val="PargrafodaLista"/>
        <w:numPr>
          <w:ilvl w:val="0"/>
          <w:numId w:val="23"/>
        </w:numPr>
      </w:pPr>
      <w:r>
        <w:t>SD: UC-3</w:t>
      </w:r>
    </w:p>
    <w:p w14:paraId="215CB1F2" w14:textId="28165C8A" w:rsidR="689FE3F8" w:rsidRDefault="689FE3F8" w:rsidP="009E3899">
      <w:pPr>
        <w:pStyle w:val="PargrafodaLista"/>
        <w:ind w:left="0" w:firstLine="0"/>
      </w:pPr>
    </w:p>
    <w:p w14:paraId="7248F044" w14:textId="134C76A6" w:rsidR="1572A406" w:rsidRDefault="009E3899" w:rsidP="009E3899">
      <w:pPr>
        <w:pStyle w:val="PargrafodaLista"/>
        <w:ind w:left="814"/>
        <w:jc w:val="center"/>
      </w:pPr>
      <w:r w:rsidRPr="00394833">
        <w:rPr>
          <w:noProof/>
        </w:rPr>
        <w:pict w14:anchorId="744D781E">
          <v:shape id="Imagem 1761890117" o:spid="_x0000_i1043" type="#_x0000_t75" style="width:183pt;height:217.2pt;visibility:visible;mso-wrap-style:square">
            <v:imagedata r:id="rId19" o:title=""/>
          </v:shape>
        </w:pict>
      </w:r>
    </w:p>
    <w:p w14:paraId="7BE8C608" w14:textId="7BFE8D90" w:rsidR="689FE3F8" w:rsidRDefault="689FE3F8" w:rsidP="689FE3F8">
      <w:pPr>
        <w:ind w:left="814"/>
      </w:pPr>
    </w:p>
    <w:p w14:paraId="05B7A5FB" w14:textId="2845F532" w:rsidR="76BD0464" w:rsidRDefault="76BD0464" w:rsidP="7C1422A9">
      <w:pPr>
        <w:pStyle w:val="PargrafodaLista"/>
        <w:numPr>
          <w:ilvl w:val="0"/>
          <w:numId w:val="23"/>
        </w:numPr>
      </w:pPr>
      <w:r>
        <w:t>SD: UC-</w:t>
      </w:r>
      <w:r w:rsidR="2E1B98D0">
        <w:t>4</w:t>
      </w:r>
    </w:p>
    <w:p w14:paraId="71C9A855" w14:textId="77777777" w:rsidR="009E3899" w:rsidRDefault="009E3899" w:rsidP="009E3899">
      <w:pPr>
        <w:pStyle w:val="PargrafodaLista"/>
        <w:ind w:left="814" w:firstLine="0"/>
      </w:pPr>
    </w:p>
    <w:p w14:paraId="16CB1413" w14:textId="397553EF" w:rsidR="6AFF19F8" w:rsidRDefault="009E3899" w:rsidP="009E3899">
      <w:pPr>
        <w:pStyle w:val="PargrafodaLista"/>
        <w:ind w:left="814" w:firstLine="0"/>
        <w:jc w:val="center"/>
      </w:pPr>
      <w:r w:rsidRPr="00394833">
        <w:rPr>
          <w:noProof/>
        </w:rPr>
        <w:pict w14:anchorId="6E95AA36">
          <v:shape id="Imagem 840690976" o:spid="_x0000_i1042" type="#_x0000_t75" style="width:279pt;height:230.4pt;visibility:visible;mso-wrap-style:square">
            <v:imagedata r:id="rId20" o:title=""/>
            <o:lock v:ext="edit" aspectratio="f"/>
          </v:shape>
        </w:pict>
      </w:r>
    </w:p>
    <w:p w14:paraId="0B115951" w14:textId="77777777" w:rsidR="009E3899" w:rsidRDefault="009E3899" w:rsidP="009E3899">
      <w:pPr>
        <w:pStyle w:val="PargrafodaLista"/>
        <w:ind w:left="814" w:firstLine="0"/>
        <w:jc w:val="center"/>
      </w:pPr>
    </w:p>
    <w:p w14:paraId="2F2E77FB" w14:textId="20517F26" w:rsidR="55522EF5" w:rsidRDefault="55522EF5" w:rsidP="55522EF5">
      <w:pPr>
        <w:ind w:left="814" w:firstLine="0"/>
      </w:pPr>
    </w:p>
    <w:p w14:paraId="527FE48A" w14:textId="2BD6ED88" w:rsidR="76BD0464" w:rsidRDefault="76BD0464" w:rsidP="7C1422A9">
      <w:pPr>
        <w:pStyle w:val="PargrafodaLista"/>
        <w:numPr>
          <w:ilvl w:val="0"/>
          <w:numId w:val="23"/>
        </w:numPr>
      </w:pPr>
      <w:r>
        <w:lastRenderedPageBreak/>
        <w:t>SD: UC-</w:t>
      </w:r>
      <w:r w:rsidR="2E1B98D0">
        <w:t>5</w:t>
      </w:r>
    </w:p>
    <w:p w14:paraId="09A06AD8" w14:textId="77777777" w:rsidR="009E3899" w:rsidRDefault="009E3899" w:rsidP="009E3899">
      <w:pPr>
        <w:pStyle w:val="PargrafodaLista"/>
        <w:ind w:left="814" w:firstLine="0"/>
      </w:pPr>
    </w:p>
    <w:p w14:paraId="29B012BB" w14:textId="4D7EEF74" w:rsidR="6AFF19F8" w:rsidRDefault="009E3899" w:rsidP="009E3899">
      <w:pPr>
        <w:pStyle w:val="PargrafodaLista"/>
        <w:ind w:left="814" w:firstLine="0"/>
        <w:jc w:val="center"/>
      </w:pPr>
      <w:r w:rsidRPr="00394833">
        <w:rPr>
          <w:noProof/>
        </w:rPr>
        <w:pict w14:anchorId="1B375595">
          <v:shape id="Imagem 287622734" o:spid="_x0000_i1041" type="#_x0000_t75" style="width:217.8pt;height:249pt;visibility:visible;mso-wrap-style:square">
            <v:imagedata r:id="rId21" o:title=""/>
            <o:lock v:ext="edit" aspectratio="f"/>
          </v:shape>
        </w:pict>
      </w:r>
    </w:p>
    <w:p w14:paraId="670DF585" w14:textId="036A871B" w:rsidR="55522EF5" w:rsidRDefault="55522EF5" w:rsidP="55522EF5">
      <w:pPr>
        <w:ind w:left="814" w:firstLine="0"/>
      </w:pPr>
    </w:p>
    <w:p w14:paraId="668873B5" w14:textId="5079C72C" w:rsidR="76BD0464" w:rsidRDefault="76BD0464" w:rsidP="7C1422A9">
      <w:pPr>
        <w:pStyle w:val="PargrafodaLista"/>
        <w:numPr>
          <w:ilvl w:val="0"/>
          <w:numId w:val="23"/>
        </w:numPr>
      </w:pPr>
      <w:r>
        <w:t>SD: UC-6</w:t>
      </w:r>
    </w:p>
    <w:p w14:paraId="000E5919" w14:textId="77777777" w:rsidR="009E3899" w:rsidRDefault="009E3899" w:rsidP="009E3899">
      <w:pPr>
        <w:pStyle w:val="PargrafodaLista"/>
        <w:ind w:left="814" w:firstLine="0"/>
      </w:pPr>
    </w:p>
    <w:p w14:paraId="137D24A4" w14:textId="681B07C1" w:rsidR="6AFF19F8" w:rsidRDefault="009E3899" w:rsidP="009E3899">
      <w:pPr>
        <w:ind w:left="814" w:firstLine="0"/>
        <w:jc w:val="center"/>
      </w:pPr>
      <w:r w:rsidRPr="00394833">
        <w:rPr>
          <w:noProof/>
        </w:rPr>
        <w:pict w14:anchorId="065462BB">
          <v:shape id="Imagem 48197942" o:spid="_x0000_i1040" type="#_x0000_t75" style="width:217.2pt;height:214.8pt;visibility:visible;mso-wrap-style:square">
            <v:imagedata r:id="rId22" o:title=""/>
          </v:shape>
        </w:pict>
      </w:r>
    </w:p>
    <w:p w14:paraId="3CAC23A1" w14:textId="4CA9FF59" w:rsidR="76BD0464" w:rsidRDefault="76BD0464" w:rsidP="67162283">
      <w:pPr>
        <w:pStyle w:val="PargrafodaLista"/>
        <w:numPr>
          <w:ilvl w:val="0"/>
          <w:numId w:val="23"/>
        </w:numPr>
      </w:pPr>
      <w:r>
        <w:lastRenderedPageBreak/>
        <w:t>SD: UC-7</w:t>
      </w:r>
    </w:p>
    <w:p w14:paraId="65018569" w14:textId="77777777" w:rsidR="009E3899" w:rsidRDefault="009E3899" w:rsidP="009E3899">
      <w:pPr>
        <w:pStyle w:val="PargrafodaLista"/>
        <w:ind w:left="814" w:firstLine="0"/>
      </w:pPr>
    </w:p>
    <w:p w14:paraId="7D83B0D8" w14:textId="62FBB189" w:rsidR="679BCD2A" w:rsidRDefault="001A1846" w:rsidP="001A1846">
      <w:pPr>
        <w:ind w:left="814" w:firstLine="0"/>
        <w:jc w:val="center"/>
      </w:pPr>
      <w:r w:rsidRPr="001A1846">
        <w:pict w14:anchorId="3E03BC10">
          <v:shape id="_x0000_i1057" type="#_x0000_t75" style="width:295.2pt;height:169.8pt;mso-position-horizontal:absolute;mso-position-horizontal-relative:text;mso-position-vertical:bottom;mso-position-vertical-relative:text;mso-width-relative:page;mso-height-relative:page">
            <v:imagedata r:id="rId23" o:title="19363E57"/>
          </v:shape>
        </w:pict>
      </w:r>
    </w:p>
    <w:p w14:paraId="108EE1A9" w14:textId="3B8C3339" w:rsidR="55522EF5" w:rsidRDefault="55522EF5" w:rsidP="55522EF5">
      <w:pPr>
        <w:ind w:left="814" w:firstLine="0"/>
      </w:pPr>
    </w:p>
    <w:p w14:paraId="222B8DA5" w14:textId="60CFFE60" w:rsidR="76BD0464" w:rsidRDefault="76BD0464" w:rsidP="67162283">
      <w:pPr>
        <w:pStyle w:val="PargrafodaLista"/>
        <w:numPr>
          <w:ilvl w:val="0"/>
          <w:numId w:val="23"/>
        </w:numPr>
      </w:pPr>
      <w:r>
        <w:t>SD: UC-8</w:t>
      </w:r>
    </w:p>
    <w:p w14:paraId="4D150188" w14:textId="77EED8EC" w:rsidR="679BCD2A" w:rsidRDefault="679BCD2A" w:rsidP="55522EF5">
      <w:pPr>
        <w:ind w:firstLine="0"/>
      </w:pPr>
    </w:p>
    <w:p w14:paraId="29C8D62C" w14:textId="017A0724" w:rsidR="55522EF5" w:rsidRDefault="001A1846" w:rsidP="001A1846">
      <w:pPr>
        <w:pStyle w:val="PargrafodaLista"/>
        <w:ind w:left="814"/>
        <w:jc w:val="center"/>
      </w:pPr>
      <w:r w:rsidRPr="00394833">
        <w:rPr>
          <w:noProof/>
        </w:rPr>
        <w:pict w14:anchorId="4DED44F5">
          <v:shape id="Imagem 1246197238" o:spid="_x0000_i1038" type="#_x0000_t75" style="width:256.2pt;height:312pt;visibility:visible;mso-wrap-style:square">
            <v:imagedata r:id="rId24" o:title=""/>
            <o:lock v:ext="edit" aspectratio="f"/>
          </v:shape>
        </w:pict>
      </w:r>
    </w:p>
    <w:p w14:paraId="07498DD8" w14:textId="5AA21926" w:rsidR="76BD0464" w:rsidRDefault="76BD0464" w:rsidP="67162283">
      <w:pPr>
        <w:pStyle w:val="PargrafodaLista"/>
        <w:numPr>
          <w:ilvl w:val="0"/>
          <w:numId w:val="23"/>
        </w:numPr>
      </w:pPr>
      <w:r>
        <w:lastRenderedPageBreak/>
        <w:t>SD: UC-9</w:t>
      </w:r>
    </w:p>
    <w:p w14:paraId="19423022" w14:textId="77777777" w:rsidR="001A1846" w:rsidRDefault="001A1846" w:rsidP="001A1846">
      <w:pPr>
        <w:pStyle w:val="PargrafodaLista"/>
        <w:ind w:left="814" w:firstLine="0"/>
      </w:pPr>
    </w:p>
    <w:p w14:paraId="598FF3FD" w14:textId="741EDA26" w:rsidR="679BCD2A" w:rsidRDefault="001A1846" w:rsidP="55522EF5">
      <w:pPr>
        <w:ind w:left="814" w:firstLine="0"/>
      </w:pPr>
      <w:r w:rsidRPr="00394833">
        <w:rPr>
          <w:noProof/>
        </w:rPr>
        <w:pict w14:anchorId="190AC174">
          <v:shape id="Imagem 230622026" o:spid="_x0000_i1037" type="#_x0000_t75" style="width:4in;height:226.8pt;visibility:visible;mso-wrap-style:square">
            <v:imagedata r:id="rId25" o:title=""/>
            <o:lock v:ext="edit" aspectratio="f"/>
          </v:shape>
        </w:pict>
      </w:r>
    </w:p>
    <w:p w14:paraId="5B4D61F8" w14:textId="63097D91" w:rsidR="55522EF5" w:rsidRDefault="55522EF5" w:rsidP="55522EF5">
      <w:pPr>
        <w:ind w:left="814" w:firstLine="0"/>
      </w:pPr>
    </w:p>
    <w:p w14:paraId="59C2ADB2" w14:textId="26B1D8BA" w:rsidR="76BD0464" w:rsidRDefault="76BD0464" w:rsidP="67162283">
      <w:pPr>
        <w:pStyle w:val="PargrafodaLista"/>
        <w:numPr>
          <w:ilvl w:val="0"/>
          <w:numId w:val="23"/>
        </w:numPr>
      </w:pPr>
      <w:r>
        <w:t>SD: UC-</w:t>
      </w:r>
      <w:r w:rsidR="2E1B98D0">
        <w:t>10</w:t>
      </w:r>
    </w:p>
    <w:p w14:paraId="185710B6" w14:textId="77777777" w:rsidR="001A1846" w:rsidRDefault="001A1846" w:rsidP="001A1846">
      <w:pPr>
        <w:pStyle w:val="PargrafodaLista"/>
        <w:ind w:left="814" w:firstLine="0"/>
      </w:pPr>
    </w:p>
    <w:p w14:paraId="3FC9E39D" w14:textId="4878B582" w:rsidR="679BCD2A" w:rsidRDefault="001A1846" w:rsidP="55522EF5">
      <w:pPr>
        <w:ind w:left="814" w:firstLine="0"/>
        <w:rPr>
          <w:noProof/>
        </w:rPr>
      </w:pPr>
      <w:r w:rsidRPr="00394833">
        <w:rPr>
          <w:noProof/>
        </w:rPr>
        <w:pict w14:anchorId="16EBE3F0">
          <v:shape id="Imagem 779720954" o:spid="_x0000_i1036" type="#_x0000_t75" style="width:283.2pt;height:226.8pt;visibility:visible;mso-wrap-style:square">
            <v:imagedata r:id="rId26" o:title=""/>
            <o:lock v:ext="edit" aspectratio="f"/>
          </v:shape>
        </w:pict>
      </w:r>
    </w:p>
    <w:p w14:paraId="3D4A47BD" w14:textId="77777777" w:rsidR="001A1846" w:rsidRDefault="001A1846" w:rsidP="55522EF5">
      <w:pPr>
        <w:ind w:left="814" w:firstLine="0"/>
        <w:rPr>
          <w:noProof/>
        </w:rPr>
      </w:pPr>
    </w:p>
    <w:p w14:paraId="4676358B" w14:textId="77777777" w:rsidR="001A1846" w:rsidRDefault="001A1846" w:rsidP="55522EF5">
      <w:pPr>
        <w:ind w:left="814" w:firstLine="0"/>
      </w:pPr>
    </w:p>
    <w:p w14:paraId="4E50BF4D" w14:textId="75EAE100" w:rsidR="55522EF5" w:rsidRDefault="55522EF5" w:rsidP="55522EF5">
      <w:pPr>
        <w:ind w:left="814" w:firstLine="0"/>
      </w:pPr>
    </w:p>
    <w:p w14:paraId="0D824987" w14:textId="0A7735B9" w:rsidR="76BD0464" w:rsidRDefault="76BD0464" w:rsidP="67162283">
      <w:pPr>
        <w:pStyle w:val="PargrafodaLista"/>
        <w:numPr>
          <w:ilvl w:val="0"/>
          <w:numId w:val="23"/>
        </w:numPr>
      </w:pPr>
      <w:r>
        <w:t>SD: UC-</w:t>
      </w:r>
      <w:r w:rsidR="2E1B98D0">
        <w:t>11</w:t>
      </w:r>
    </w:p>
    <w:p w14:paraId="72083381" w14:textId="057B2DDD" w:rsidR="5B0CDA5B" w:rsidRDefault="5B0CDA5B" w:rsidP="001A1846">
      <w:pPr>
        <w:ind w:firstLine="0"/>
      </w:pPr>
    </w:p>
    <w:p w14:paraId="6CD1BB3B" w14:textId="44C3EF2D" w:rsidR="5B0CDA5B" w:rsidRDefault="001A1846" w:rsidP="001A1846">
      <w:pPr>
        <w:jc w:val="center"/>
      </w:pPr>
      <w:r w:rsidRPr="00394833">
        <w:rPr>
          <w:noProof/>
        </w:rPr>
        <w:pict w14:anchorId="32F58D82">
          <v:shape id="Imagem 1738938667" o:spid="_x0000_i1035" type="#_x0000_t75" style="width:236.4pt;height:226.8pt;visibility:visible;mso-wrap-style:square">
            <v:imagedata r:id="rId27" o:title=""/>
          </v:shape>
        </w:pict>
      </w:r>
    </w:p>
    <w:p w14:paraId="390C559D" w14:textId="23B3B92B" w:rsidR="5B0CDA5B" w:rsidRDefault="5B0CDA5B" w:rsidP="5B0CDA5B"/>
    <w:p w14:paraId="12017826" w14:textId="4826D475" w:rsidR="5B0CDA5B" w:rsidRDefault="5B0CDA5B" w:rsidP="5B0CDA5B"/>
    <w:p w14:paraId="1E42D207" w14:textId="5FD97CA2" w:rsidR="5B0CDA5B" w:rsidRDefault="5B0CDA5B" w:rsidP="5B0CDA5B"/>
    <w:p w14:paraId="47471ED2" w14:textId="5A2ACD5E" w:rsidR="5B0CDA5B" w:rsidRDefault="5B0CDA5B" w:rsidP="5B0CDA5B"/>
    <w:p w14:paraId="0FB8AFD8" w14:textId="6F3924F7" w:rsidR="5B0CDA5B" w:rsidRDefault="5B0CDA5B" w:rsidP="5B0CDA5B"/>
    <w:p w14:paraId="7E07EE56" w14:textId="230EAC4C" w:rsidR="5B0CDA5B" w:rsidRDefault="5B0CDA5B" w:rsidP="5B0CDA5B"/>
    <w:p w14:paraId="6917CDD3" w14:textId="2747696C" w:rsidR="5B0CDA5B" w:rsidRDefault="5B0CDA5B" w:rsidP="5B0CDA5B"/>
    <w:p w14:paraId="68F792C4" w14:textId="052169A4" w:rsidR="24F8631A" w:rsidRDefault="24F8631A" w:rsidP="24F8631A"/>
    <w:p w14:paraId="5217E47A" w14:textId="3D9ABAB6" w:rsidR="24F8631A" w:rsidRDefault="24F8631A" w:rsidP="24F8631A"/>
    <w:p w14:paraId="7E32B6EF" w14:textId="478FA359" w:rsidR="24F8631A" w:rsidRDefault="24F8631A" w:rsidP="24F8631A"/>
    <w:p w14:paraId="2EB8E797" w14:textId="1C8082EE" w:rsidR="24F8631A" w:rsidRDefault="24F8631A" w:rsidP="24F8631A"/>
    <w:p w14:paraId="1AED0E01" w14:textId="3E3A3063" w:rsidR="10C6787A" w:rsidRDefault="700D45FB" w:rsidP="55522EF5">
      <w:r>
        <w:t xml:space="preserve">   </w:t>
      </w:r>
    </w:p>
    <w:p w14:paraId="1934C21A" w14:textId="2DCBCAF6" w:rsidR="00F744FC" w:rsidRPr="00164960" w:rsidRDefault="00F744FC" w:rsidP="010DC20B">
      <w:pPr>
        <w:pStyle w:val="Ttulo1"/>
        <w:spacing w:before="100" w:beforeAutospacing="1" w:after="100" w:afterAutospacing="1"/>
      </w:pPr>
      <w:bookmarkStart w:id="18" w:name="_Toc53210098"/>
      <w:bookmarkStart w:id="19" w:name="_Toc194875228"/>
      <w:r>
        <w:lastRenderedPageBreak/>
        <w:t>5.</w:t>
      </w:r>
      <w:r w:rsidR="000935CB">
        <w:t xml:space="preserve"> </w:t>
      </w:r>
      <w:r>
        <w:t>Referências</w:t>
      </w:r>
      <w:bookmarkEnd w:id="18"/>
      <w:bookmarkEnd w:id="19"/>
      <w:r>
        <w:t xml:space="preserve"> </w:t>
      </w:r>
    </w:p>
    <w:p w14:paraId="28BC4359" w14:textId="77777777" w:rsidR="00AD649B" w:rsidRDefault="00AD649B" w:rsidP="00AD649B">
      <w:pPr>
        <w:ind w:firstLine="0"/>
      </w:pPr>
    </w:p>
    <w:p w14:paraId="77A491B5" w14:textId="62B1534A" w:rsidR="00AF75E4" w:rsidRPr="00164960" w:rsidRDefault="00630220" w:rsidP="75615866">
      <w:pPr>
        <w:pStyle w:val="reference"/>
      </w:pPr>
      <w:r>
        <w:t>1.</w:t>
      </w:r>
      <w:r>
        <w:tab/>
      </w:r>
      <w:proofErr w:type="spellStart"/>
      <w:r w:rsidR="00107DBC">
        <w:t>PowerPoint</w:t>
      </w:r>
      <w:r w:rsidR="00E4167A">
        <w:t>s</w:t>
      </w:r>
      <w:proofErr w:type="spellEnd"/>
      <w:r>
        <w:t xml:space="preserve"> fornecidos p</w:t>
      </w:r>
      <w:r w:rsidR="007A0794">
        <w:t>elo Professor Doutor</w:t>
      </w:r>
      <w:r>
        <w:t xml:space="preserve"> </w:t>
      </w:r>
      <w:r w:rsidR="00323D87" w:rsidRPr="00323D87">
        <w:t xml:space="preserve">Paulo </w:t>
      </w:r>
      <w:proofErr w:type="spellStart"/>
      <w:r w:rsidR="00323D87" w:rsidRPr="00323D87">
        <w:t>Baltarejo</w:t>
      </w:r>
      <w:proofErr w:type="spellEnd"/>
      <w:r w:rsidR="00323D87" w:rsidRPr="00323D87">
        <w:t xml:space="preserve"> Sousa </w:t>
      </w:r>
      <w:r w:rsidR="007A0794">
        <w:t xml:space="preserve">no âmbito da cadeira </w:t>
      </w:r>
      <w:r w:rsidR="00013FB2">
        <w:t xml:space="preserve">de </w:t>
      </w:r>
      <w:r w:rsidR="00193AB1">
        <w:t>FSOFT (</w:t>
      </w:r>
      <w:r w:rsidR="007A0794">
        <w:t xml:space="preserve">Fundamentos de Engenharia de Software) </w:t>
      </w:r>
      <w:r w:rsidR="00107DBC">
        <w:t>do curso de</w:t>
      </w:r>
      <w:r w:rsidR="00E4167A">
        <w:t xml:space="preserve"> Licenciatura em Engenharia de Telecomunicações e </w:t>
      </w:r>
      <w:r w:rsidR="00193AB1">
        <w:t>Informática do</w:t>
      </w:r>
      <w:r w:rsidR="00013FB2">
        <w:t xml:space="preserve"> </w:t>
      </w:r>
      <w:r w:rsidR="00193AB1">
        <w:t>ISEP (</w:t>
      </w:r>
      <w:r w:rsidR="00013FB2">
        <w:t xml:space="preserve">Instituto Superior de Engenharia </w:t>
      </w:r>
      <w:r w:rsidR="0034183A">
        <w:t>do Porto</w:t>
      </w:r>
      <w:r w:rsidR="00013FB2">
        <w:t>)</w:t>
      </w:r>
      <w:r w:rsidR="00016F59">
        <w:t xml:space="preserve"> </w:t>
      </w:r>
      <w:r w:rsidR="00AB0CFF">
        <w:t>(2024/25)</w:t>
      </w:r>
    </w:p>
    <w:p w14:paraId="7F76D605" w14:textId="77777777" w:rsidR="00AF75E4" w:rsidRPr="00164960" w:rsidRDefault="00AF75E4" w:rsidP="00AF75E4">
      <w:pPr>
        <w:pStyle w:val="abstract"/>
      </w:pPr>
    </w:p>
    <w:p w14:paraId="0CFD7508" w14:textId="77777777" w:rsidR="00AF75E4" w:rsidRPr="00164960" w:rsidRDefault="00AF75E4" w:rsidP="00AF75E4">
      <w:pPr>
        <w:pStyle w:val="heading1"/>
      </w:pPr>
    </w:p>
    <w:p w14:paraId="727F6714" w14:textId="77777777" w:rsidR="00AF75E4" w:rsidRPr="00164960" w:rsidRDefault="00AF75E4" w:rsidP="00AF75E4">
      <w:pPr>
        <w:pStyle w:val="p1a"/>
      </w:pPr>
    </w:p>
    <w:p w14:paraId="1CA26CCB" w14:textId="77777777" w:rsidR="00AF75E4" w:rsidRPr="00164960" w:rsidRDefault="00AF75E4" w:rsidP="00AF75E4"/>
    <w:p w14:paraId="1E346B69" w14:textId="77777777" w:rsidR="00AF75E4" w:rsidRPr="00164960" w:rsidRDefault="00AF75E4" w:rsidP="00AF75E4">
      <w:pPr>
        <w:pStyle w:val="heading1"/>
      </w:pPr>
    </w:p>
    <w:p w14:paraId="5C094F71" w14:textId="77777777" w:rsidR="00AF75E4" w:rsidRPr="00164960" w:rsidRDefault="00AF75E4" w:rsidP="00AF75E4">
      <w:pPr>
        <w:pStyle w:val="p1a"/>
      </w:pPr>
    </w:p>
    <w:p w14:paraId="6C399A02" w14:textId="77777777" w:rsidR="00AF75E4" w:rsidRPr="00164960" w:rsidRDefault="00AF75E4" w:rsidP="0070520C">
      <w:pPr>
        <w:pStyle w:val="author"/>
        <w:spacing w:after="0"/>
      </w:pPr>
    </w:p>
    <w:p w14:paraId="78D63782" w14:textId="77777777" w:rsidR="00AF75E4" w:rsidRPr="00164960" w:rsidRDefault="00AF75E4" w:rsidP="0070520C">
      <w:pPr>
        <w:pStyle w:val="author"/>
        <w:spacing w:after="0"/>
      </w:pPr>
    </w:p>
    <w:p w14:paraId="4D1C6EF0" w14:textId="77777777" w:rsidR="00AF75E4" w:rsidRPr="00164960" w:rsidRDefault="00AF75E4" w:rsidP="0070520C">
      <w:pPr>
        <w:pStyle w:val="author"/>
        <w:spacing w:after="0"/>
      </w:pPr>
    </w:p>
    <w:p w14:paraId="56D8B8A4" w14:textId="77777777" w:rsidR="000003B1" w:rsidRPr="00164960" w:rsidRDefault="000003B1" w:rsidP="000003B1"/>
    <w:p w14:paraId="5330420B" w14:textId="77777777" w:rsidR="009B1D59" w:rsidRPr="00164960" w:rsidRDefault="009B1D59" w:rsidP="009B1D59">
      <w:pPr>
        <w:spacing w:before="220" w:after="220"/>
        <w:jc w:val="center"/>
      </w:pPr>
    </w:p>
    <w:p w14:paraId="7D62915C" w14:textId="77777777" w:rsidR="009B1D59" w:rsidRDefault="009B1D59"/>
    <w:sectPr w:rsidR="009B1D59" w:rsidSect="008D77D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type w:val="continuous"/>
      <w:pgSz w:w="11907" w:h="16840" w:code="9"/>
      <w:pgMar w:top="2948" w:right="2495" w:bottom="2948" w:left="2495" w:header="2381" w:footer="1361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55FAD" w14:textId="77777777" w:rsidR="00451572" w:rsidRPr="00164960" w:rsidRDefault="00451572">
      <w:r w:rsidRPr="00164960">
        <w:separator/>
      </w:r>
    </w:p>
  </w:endnote>
  <w:endnote w:type="continuationSeparator" w:id="0">
    <w:p w14:paraId="17E79344" w14:textId="77777777" w:rsidR="00451572" w:rsidRPr="00164960" w:rsidRDefault="00451572">
      <w:r w:rsidRPr="00164960">
        <w:continuationSeparator/>
      </w:r>
    </w:p>
  </w:endnote>
  <w:endnote w:type="continuationNotice" w:id="1">
    <w:p w14:paraId="43B53CF1" w14:textId="77777777" w:rsidR="00451572" w:rsidRPr="00164960" w:rsidRDefault="004515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DDCD" w14:textId="77777777" w:rsidR="009E3899" w:rsidRDefault="009E3899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59F329A7" w14:textId="2B30804E" w:rsidR="00DA240C" w:rsidRPr="00164960" w:rsidRDefault="00DA24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A4498" w14:textId="2CCA0901" w:rsidR="00B26A67" w:rsidRPr="00164960" w:rsidRDefault="00B26A67">
    <w:pPr>
      <w:pStyle w:val="Rodap"/>
      <w:jc w:val="right"/>
    </w:pPr>
    <w:r w:rsidRPr="00164960">
      <w:fldChar w:fldCharType="begin"/>
    </w:r>
    <w:r w:rsidRPr="00164960">
      <w:instrText>PAGE</w:instrText>
    </w:r>
    <w:r w:rsidRPr="00164960">
      <w:fldChar w:fldCharType="separate"/>
    </w:r>
    <w:r w:rsidR="009E3899">
      <w:rPr>
        <w:noProof/>
      </w:rPr>
      <w:t>3</w:t>
    </w:r>
    <w:r w:rsidRPr="00164960">
      <w:fldChar w:fldCharType="end"/>
    </w:r>
  </w:p>
  <w:p w14:paraId="16A908CA" w14:textId="4B6DCBBC" w:rsidR="00DA240C" w:rsidRPr="00164960" w:rsidRDefault="00DA240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73B38" w14:textId="77777777" w:rsidR="009E3899" w:rsidRDefault="009E3899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483C0AB" w14:textId="00A8CAD4" w:rsidR="00DA240C" w:rsidRPr="00164960" w:rsidRDefault="00DA24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0FFA9" w14:textId="77777777" w:rsidR="00451572" w:rsidRPr="00164960" w:rsidRDefault="00451572">
      <w:r w:rsidRPr="00164960">
        <w:separator/>
      </w:r>
    </w:p>
  </w:footnote>
  <w:footnote w:type="continuationSeparator" w:id="0">
    <w:p w14:paraId="0C5182D2" w14:textId="77777777" w:rsidR="00451572" w:rsidRPr="00164960" w:rsidRDefault="00451572">
      <w:r w:rsidRPr="00164960">
        <w:continuationSeparator/>
      </w:r>
    </w:p>
  </w:footnote>
  <w:footnote w:type="continuationNotice" w:id="1">
    <w:p w14:paraId="5D4F1BDE" w14:textId="77777777" w:rsidR="00451572" w:rsidRPr="00164960" w:rsidRDefault="004515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305"/>
      <w:gridCol w:w="2305"/>
      <w:gridCol w:w="2305"/>
    </w:tblGrid>
    <w:tr w:rsidR="70DEF09B" w:rsidRPr="00164960" w14:paraId="28501350" w14:textId="77777777" w:rsidTr="70DEF09B">
      <w:trPr>
        <w:trHeight w:val="300"/>
      </w:trPr>
      <w:tc>
        <w:tcPr>
          <w:tcW w:w="2305" w:type="dxa"/>
        </w:tcPr>
        <w:p w14:paraId="2EEA3414" w14:textId="5DCA6AB7" w:rsidR="70DEF09B" w:rsidRPr="00164960" w:rsidRDefault="70DEF09B" w:rsidP="70DEF09B">
          <w:pPr>
            <w:pStyle w:val="Cabealho"/>
            <w:ind w:left="-115"/>
            <w:jc w:val="left"/>
          </w:pPr>
        </w:p>
      </w:tc>
      <w:tc>
        <w:tcPr>
          <w:tcW w:w="2305" w:type="dxa"/>
        </w:tcPr>
        <w:p w14:paraId="5402DB21" w14:textId="75F57770" w:rsidR="70DEF09B" w:rsidRPr="00164960" w:rsidRDefault="70DEF09B" w:rsidP="70DEF09B">
          <w:pPr>
            <w:pStyle w:val="Cabealho"/>
            <w:jc w:val="center"/>
          </w:pPr>
        </w:p>
      </w:tc>
      <w:tc>
        <w:tcPr>
          <w:tcW w:w="2305" w:type="dxa"/>
        </w:tcPr>
        <w:p w14:paraId="76FFCD9B" w14:textId="01D00A74" w:rsidR="70DEF09B" w:rsidRPr="00164960" w:rsidRDefault="70DEF09B" w:rsidP="70DEF09B">
          <w:pPr>
            <w:pStyle w:val="Cabealho"/>
            <w:ind w:right="-115"/>
            <w:jc w:val="right"/>
          </w:pPr>
        </w:p>
      </w:tc>
    </w:tr>
  </w:tbl>
  <w:p w14:paraId="7AE30651" w14:textId="47A47EDE" w:rsidR="00DA240C" w:rsidRPr="00164960" w:rsidRDefault="00DA24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305"/>
      <w:gridCol w:w="2305"/>
      <w:gridCol w:w="2305"/>
    </w:tblGrid>
    <w:tr w:rsidR="70DEF09B" w:rsidRPr="00164960" w14:paraId="5B44128C" w14:textId="77777777" w:rsidTr="70DEF09B">
      <w:trPr>
        <w:trHeight w:val="300"/>
      </w:trPr>
      <w:tc>
        <w:tcPr>
          <w:tcW w:w="2305" w:type="dxa"/>
        </w:tcPr>
        <w:p w14:paraId="14629EB0" w14:textId="4E6B6502" w:rsidR="70DEF09B" w:rsidRPr="00164960" w:rsidRDefault="70DEF09B" w:rsidP="70DEF09B">
          <w:pPr>
            <w:pStyle w:val="Cabealho"/>
            <w:ind w:left="-115"/>
            <w:jc w:val="left"/>
          </w:pPr>
        </w:p>
      </w:tc>
      <w:tc>
        <w:tcPr>
          <w:tcW w:w="2305" w:type="dxa"/>
        </w:tcPr>
        <w:p w14:paraId="387E61A3" w14:textId="0BC6E02A" w:rsidR="70DEF09B" w:rsidRPr="00164960" w:rsidRDefault="70DEF09B" w:rsidP="70DEF09B">
          <w:pPr>
            <w:pStyle w:val="Cabealho"/>
            <w:jc w:val="center"/>
          </w:pPr>
        </w:p>
      </w:tc>
      <w:tc>
        <w:tcPr>
          <w:tcW w:w="2305" w:type="dxa"/>
        </w:tcPr>
        <w:p w14:paraId="7ACB5CEE" w14:textId="1126D24D" w:rsidR="70DEF09B" w:rsidRPr="00164960" w:rsidRDefault="70DEF09B" w:rsidP="70DEF09B">
          <w:pPr>
            <w:pStyle w:val="Cabealho"/>
            <w:ind w:right="-115"/>
            <w:jc w:val="right"/>
          </w:pPr>
        </w:p>
      </w:tc>
    </w:tr>
    <w:tr w:rsidR="009E3899" w:rsidRPr="00164960" w14:paraId="4F518B06" w14:textId="77777777" w:rsidTr="70DEF09B">
      <w:trPr>
        <w:trHeight w:val="300"/>
      </w:trPr>
      <w:tc>
        <w:tcPr>
          <w:tcW w:w="2305" w:type="dxa"/>
        </w:tcPr>
        <w:p w14:paraId="55D32C48" w14:textId="77777777" w:rsidR="009E3899" w:rsidRPr="00164960" w:rsidRDefault="009E3899" w:rsidP="70DEF09B">
          <w:pPr>
            <w:pStyle w:val="Cabealho"/>
            <w:ind w:left="-115"/>
            <w:jc w:val="left"/>
          </w:pPr>
        </w:p>
      </w:tc>
      <w:tc>
        <w:tcPr>
          <w:tcW w:w="2305" w:type="dxa"/>
        </w:tcPr>
        <w:p w14:paraId="21569D4D" w14:textId="77777777" w:rsidR="009E3899" w:rsidRPr="00164960" w:rsidRDefault="009E3899" w:rsidP="70DEF09B">
          <w:pPr>
            <w:pStyle w:val="Cabealho"/>
            <w:jc w:val="center"/>
          </w:pPr>
        </w:p>
      </w:tc>
      <w:tc>
        <w:tcPr>
          <w:tcW w:w="2305" w:type="dxa"/>
        </w:tcPr>
        <w:p w14:paraId="12DD4FF8" w14:textId="77777777" w:rsidR="009E3899" w:rsidRPr="00164960" w:rsidRDefault="009E3899" w:rsidP="70DEF09B">
          <w:pPr>
            <w:pStyle w:val="Cabealho"/>
            <w:ind w:right="-115"/>
            <w:jc w:val="right"/>
          </w:pPr>
        </w:p>
      </w:tc>
    </w:tr>
  </w:tbl>
  <w:p w14:paraId="01211CAA" w14:textId="634EC34D" w:rsidR="00DA240C" w:rsidRPr="00164960" w:rsidRDefault="00DA240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2BD34" w14:textId="5C52368D" w:rsidR="00D24F1B" w:rsidRPr="00164960" w:rsidRDefault="009E3899">
    <w:pPr>
      <w:pStyle w:val="Cabealho"/>
    </w:pPr>
    <w:r>
      <w:pict w14:anchorId="3E85A1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985119982" o:spid="_x0000_s1025" type="#_x0000_t75" style="position:absolute;left:0;text-align:left;margin-left:-324.1pt;margin-top:4.3pt;width:98.85pt;height:51.9pt;z-index:2;visibility:visible;mso-position-horizontal:right">
          <v:imagedata r:id="rId1" o:title=""/>
          <o:lock v:ext="edit" aspectratio="f"/>
          <w10:wrap type="square"/>
        </v:shape>
      </w:pict>
    </w:r>
  </w:p>
  <w:p w14:paraId="7FAA0D88" w14:textId="38BA40BC" w:rsidR="00D24F1B" w:rsidRPr="00164960" w:rsidRDefault="00000000" w:rsidP="70A2455E">
    <w:r>
      <w:pict w14:anchorId="0214CF1B">
        <v:shape id="Picture 1309596041" o:spid="_x0000_s1026" type="#_x0000_t75" style="position:absolute;left:0;text-align:left;margin-left:0;margin-top:0;width:148.5pt;height:51.75pt;z-index:1;visibility:visible;mso-position-horizontal:left">
          <v:imagedata r:id="rId2" o:title=""/>
          <o:lock v:ext="edit" aspectratio="f"/>
          <w10:wrap type="square"/>
        </v:shape>
      </w:pict>
    </w:r>
  </w:p>
  <w:p w14:paraId="4CE78FC2" w14:textId="77777777" w:rsidR="00D24F1B" w:rsidRPr="00164960" w:rsidRDefault="00D24F1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Ttulo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Ttulo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Ttulo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Ttulo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Ttulo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Ttulo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011B10EF"/>
    <w:multiLevelType w:val="hybridMultilevel"/>
    <w:tmpl w:val="C97E69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A8EE1"/>
    <w:multiLevelType w:val="hybridMultilevel"/>
    <w:tmpl w:val="FFFFFFFF"/>
    <w:lvl w:ilvl="0" w:tplc="1F681B50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33548930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5A20D548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C5025E2A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E54A0DC4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779E556C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97F65A38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7206D050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1C265D20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" w15:restartNumberingAfterBreak="0">
    <w:nsid w:val="15A34127"/>
    <w:multiLevelType w:val="hybridMultilevel"/>
    <w:tmpl w:val="6B8426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35ECF"/>
    <w:multiLevelType w:val="hybridMultilevel"/>
    <w:tmpl w:val="7AFA3E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71D6"/>
    <w:multiLevelType w:val="hybridMultilevel"/>
    <w:tmpl w:val="BB5C364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2E51B9"/>
    <w:multiLevelType w:val="hybridMultilevel"/>
    <w:tmpl w:val="EED066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B039D"/>
    <w:multiLevelType w:val="hybridMultilevel"/>
    <w:tmpl w:val="AB8246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64184"/>
    <w:multiLevelType w:val="hybridMultilevel"/>
    <w:tmpl w:val="423A0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30426"/>
    <w:multiLevelType w:val="hybridMultilevel"/>
    <w:tmpl w:val="1946E4A2"/>
    <w:lvl w:ilvl="0" w:tplc="0816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0" w15:restartNumberingAfterBreak="0">
    <w:nsid w:val="33BF5470"/>
    <w:multiLevelType w:val="singleLevel"/>
    <w:tmpl w:val="6F4E66F0"/>
    <w:lvl w:ilvl="0">
      <w:start w:val="1"/>
      <w:numFmt w:val="decimal"/>
      <w:lvlText w:val="%1."/>
      <w:legacy w:legacy="1" w:legacySpace="0" w:legacyIndent="227"/>
      <w:lvlJc w:val="left"/>
      <w:pPr>
        <w:ind w:left="227" w:hanging="227"/>
      </w:pPr>
    </w:lvl>
  </w:abstractNum>
  <w:abstractNum w:abstractNumId="11" w15:restartNumberingAfterBreak="0">
    <w:nsid w:val="368B36D6"/>
    <w:multiLevelType w:val="hybridMultilevel"/>
    <w:tmpl w:val="6F4E66F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C51BD8"/>
    <w:multiLevelType w:val="hybridMultilevel"/>
    <w:tmpl w:val="B142B4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83B14"/>
    <w:multiLevelType w:val="hybridMultilevel"/>
    <w:tmpl w:val="63B20A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408E3"/>
    <w:multiLevelType w:val="hybridMultilevel"/>
    <w:tmpl w:val="246E01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ED57DF"/>
    <w:multiLevelType w:val="hybridMultilevel"/>
    <w:tmpl w:val="A04033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1100F"/>
    <w:multiLevelType w:val="hybridMultilevel"/>
    <w:tmpl w:val="0400DC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768AC"/>
    <w:multiLevelType w:val="hybridMultilevel"/>
    <w:tmpl w:val="A7E218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A069F"/>
    <w:multiLevelType w:val="hybridMultilevel"/>
    <w:tmpl w:val="4FC22A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41C5D"/>
    <w:multiLevelType w:val="hybridMultilevel"/>
    <w:tmpl w:val="89CE26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B2D860"/>
    <w:multiLevelType w:val="hybridMultilevel"/>
    <w:tmpl w:val="FFFFFFFF"/>
    <w:lvl w:ilvl="0" w:tplc="BD1A3ABA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6A3CE4A2">
      <w:start w:val="1"/>
      <w:numFmt w:val="bullet"/>
      <w:lvlText w:val="o"/>
      <w:lvlJc w:val="left"/>
      <w:pPr>
        <w:ind w:left="1307" w:hanging="360"/>
      </w:pPr>
      <w:rPr>
        <w:rFonts w:ascii="Courier New" w:hAnsi="Courier New" w:hint="default"/>
      </w:rPr>
    </w:lvl>
    <w:lvl w:ilvl="2" w:tplc="DD72DB5A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8A5A3EC6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8788DE2A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A8728DB8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531A7244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1F70789A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3758B64A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1" w15:restartNumberingAfterBreak="0">
    <w:nsid w:val="786F1480"/>
    <w:multiLevelType w:val="hybridMultilevel"/>
    <w:tmpl w:val="FB662372"/>
    <w:lvl w:ilvl="0" w:tplc="F1D88F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E2BDB"/>
    <w:multiLevelType w:val="hybridMultilevel"/>
    <w:tmpl w:val="72083D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397348">
    <w:abstractNumId w:val="0"/>
  </w:num>
  <w:num w:numId="2" w16cid:durableId="631325860">
    <w:abstractNumId w:val="11"/>
  </w:num>
  <w:num w:numId="3" w16cid:durableId="328993222">
    <w:abstractNumId w:val="10"/>
  </w:num>
  <w:num w:numId="4" w16cid:durableId="346248158">
    <w:abstractNumId w:val="21"/>
  </w:num>
  <w:num w:numId="5" w16cid:durableId="535964899">
    <w:abstractNumId w:val="9"/>
  </w:num>
  <w:num w:numId="6" w16cid:durableId="1086464128">
    <w:abstractNumId w:val="20"/>
  </w:num>
  <w:num w:numId="7" w16cid:durableId="1836064884">
    <w:abstractNumId w:val="8"/>
  </w:num>
  <w:num w:numId="8" w16cid:durableId="231156978">
    <w:abstractNumId w:val="18"/>
  </w:num>
  <w:num w:numId="9" w16cid:durableId="1857841004">
    <w:abstractNumId w:val="16"/>
  </w:num>
  <w:num w:numId="10" w16cid:durableId="1919292552">
    <w:abstractNumId w:val="13"/>
  </w:num>
  <w:num w:numId="11" w16cid:durableId="1737783554">
    <w:abstractNumId w:val="6"/>
  </w:num>
  <w:num w:numId="12" w16cid:durableId="354232084">
    <w:abstractNumId w:val="15"/>
  </w:num>
  <w:num w:numId="13" w16cid:durableId="435440190">
    <w:abstractNumId w:val="1"/>
  </w:num>
  <w:num w:numId="14" w16cid:durableId="373575960">
    <w:abstractNumId w:val="14"/>
  </w:num>
  <w:num w:numId="15" w16cid:durableId="428938304">
    <w:abstractNumId w:val="3"/>
  </w:num>
  <w:num w:numId="16" w16cid:durableId="2107118675">
    <w:abstractNumId w:val="17"/>
  </w:num>
  <w:num w:numId="17" w16cid:durableId="700787722">
    <w:abstractNumId w:val="12"/>
  </w:num>
  <w:num w:numId="18" w16cid:durableId="304817914">
    <w:abstractNumId w:val="22"/>
  </w:num>
  <w:num w:numId="19" w16cid:durableId="279264233">
    <w:abstractNumId w:val="7"/>
  </w:num>
  <w:num w:numId="20" w16cid:durableId="976298186">
    <w:abstractNumId w:val="5"/>
  </w:num>
  <w:num w:numId="21" w16cid:durableId="1320500230">
    <w:abstractNumId w:val="19"/>
  </w:num>
  <w:num w:numId="22" w16cid:durableId="69086261">
    <w:abstractNumId w:val="4"/>
  </w:num>
  <w:num w:numId="23" w16cid:durableId="1964268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2DC"/>
    <w:rsid w:val="000003B1"/>
    <w:rsid w:val="00000C2D"/>
    <w:rsid w:val="00002C22"/>
    <w:rsid w:val="00005F67"/>
    <w:rsid w:val="0000606F"/>
    <w:rsid w:val="00006206"/>
    <w:rsid w:val="00011F11"/>
    <w:rsid w:val="0001211A"/>
    <w:rsid w:val="0001241B"/>
    <w:rsid w:val="00012998"/>
    <w:rsid w:val="00013FB2"/>
    <w:rsid w:val="00015498"/>
    <w:rsid w:val="000154A2"/>
    <w:rsid w:val="000166BF"/>
    <w:rsid w:val="00016887"/>
    <w:rsid w:val="00016F59"/>
    <w:rsid w:val="00017F49"/>
    <w:rsid w:val="00021426"/>
    <w:rsid w:val="00025004"/>
    <w:rsid w:val="000252CF"/>
    <w:rsid w:val="000255A6"/>
    <w:rsid w:val="000276E6"/>
    <w:rsid w:val="000321AF"/>
    <w:rsid w:val="0003253B"/>
    <w:rsid w:val="00034054"/>
    <w:rsid w:val="00034C20"/>
    <w:rsid w:val="00040D46"/>
    <w:rsid w:val="00042912"/>
    <w:rsid w:val="00043873"/>
    <w:rsid w:val="00047522"/>
    <w:rsid w:val="00047DA3"/>
    <w:rsid w:val="00050DFE"/>
    <w:rsid w:val="00051D89"/>
    <w:rsid w:val="000530C2"/>
    <w:rsid w:val="0005342E"/>
    <w:rsid w:val="00053BA6"/>
    <w:rsid w:val="00054327"/>
    <w:rsid w:val="000550D4"/>
    <w:rsid w:val="00056B19"/>
    <w:rsid w:val="00061942"/>
    <w:rsid w:val="00062845"/>
    <w:rsid w:val="00063F82"/>
    <w:rsid w:val="00064D31"/>
    <w:rsid w:val="000653A4"/>
    <w:rsid w:val="00066D45"/>
    <w:rsid w:val="00072BB1"/>
    <w:rsid w:val="00072F2F"/>
    <w:rsid w:val="00073A83"/>
    <w:rsid w:val="000758D5"/>
    <w:rsid w:val="00077280"/>
    <w:rsid w:val="00077424"/>
    <w:rsid w:val="00077B73"/>
    <w:rsid w:val="0008075D"/>
    <w:rsid w:val="00080A28"/>
    <w:rsid w:val="00081256"/>
    <w:rsid w:val="0008388F"/>
    <w:rsid w:val="00084242"/>
    <w:rsid w:val="00086AA6"/>
    <w:rsid w:val="00087779"/>
    <w:rsid w:val="0008797A"/>
    <w:rsid w:val="00087EC4"/>
    <w:rsid w:val="00090B14"/>
    <w:rsid w:val="000935CB"/>
    <w:rsid w:val="00094440"/>
    <w:rsid w:val="00094A66"/>
    <w:rsid w:val="0009556D"/>
    <w:rsid w:val="00095696"/>
    <w:rsid w:val="00097289"/>
    <w:rsid w:val="00097867"/>
    <w:rsid w:val="000A04B4"/>
    <w:rsid w:val="000A14BE"/>
    <w:rsid w:val="000A4F41"/>
    <w:rsid w:val="000A6245"/>
    <w:rsid w:val="000A709A"/>
    <w:rsid w:val="000A73D8"/>
    <w:rsid w:val="000B1CAC"/>
    <w:rsid w:val="000B3001"/>
    <w:rsid w:val="000B328F"/>
    <w:rsid w:val="000B4BE5"/>
    <w:rsid w:val="000B5397"/>
    <w:rsid w:val="000B5AAC"/>
    <w:rsid w:val="000B5BDC"/>
    <w:rsid w:val="000C17AC"/>
    <w:rsid w:val="000C1BAF"/>
    <w:rsid w:val="000C3554"/>
    <w:rsid w:val="000C670E"/>
    <w:rsid w:val="000C68E4"/>
    <w:rsid w:val="000C6B24"/>
    <w:rsid w:val="000C7CD1"/>
    <w:rsid w:val="000D0A9C"/>
    <w:rsid w:val="000D1018"/>
    <w:rsid w:val="000D1FBF"/>
    <w:rsid w:val="000D27B0"/>
    <w:rsid w:val="000D3931"/>
    <w:rsid w:val="000D66EB"/>
    <w:rsid w:val="000D6847"/>
    <w:rsid w:val="000D70C1"/>
    <w:rsid w:val="000E389B"/>
    <w:rsid w:val="000E3A41"/>
    <w:rsid w:val="000E4EF4"/>
    <w:rsid w:val="000E5627"/>
    <w:rsid w:val="000F74CC"/>
    <w:rsid w:val="001018EC"/>
    <w:rsid w:val="00102E8F"/>
    <w:rsid w:val="00103B7B"/>
    <w:rsid w:val="00103CD3"/>
    <w:rsid w:val="00107DBC"/>
    <w:rsid w:val="00110F4F"/>
    <w:rsid w:val="0011109B"/>
    <w:rsid w:val="00112B1E"/>
    <w:rsid w:val="00112F18"/>
    <w:rsid w:val="00113AB3"/>
    <w:rsid w:val="001146B5"/>
    <w:rsid w:val="00114D2B"/>
    <w:rsid w:val="00115D46"/>
    <w:rsid w:val="00116F83"/>
    <w:rsid w:val="001173E8"/>
    <w:rsid w:val="00121BA4"/>
    <w:rsid w:val="001256E7"/>
    <w:rsid w:val="00125AE4"/>
    <w:rsid w:val="00126B44"/>
    <w:rsid w:val="001304DF"/>
    <w:rsid w:val="00130D40"/>
    <w:rsid w:val="00131568"/>
    <w:rsid w:val="00131959"/>
    <w:rsid w:val="001333C7"/>
    <w:rsid w:val="001341B8"/>
    <w:rsid w:val="001344B7"/>
    <w:rsid w:val="001363A7"/>
    <w:rsid w:val="00137F56"/>
    <w:rsid w:val="00141C9D"/>
    <w:rsid w:val="00144E35"/>
    <w:rsid w:val="0015129B"/>
    <w:rsid w:val="001519D6"/>
    <w:rsid w:val="00151A13"/>
    <w:rsid w:val="00152ABE"/>
    <w:rsid w:val="00153369"/>
    <w:rsid w:val="00154B7A"/>
    <w:rsid w:val="00154D86"/>
    <w:rsid w:val="001550D4"/>
    <w:rsid w:val="00155460"/>
    <w:rsid w:val="00157FB9"/>
    <w:rsid w:val="00164960"/>
    <w:rsid w:val="00165809"/>
    <w:rsid w:val="00165C6D"/>
    <w:rsid w:val="0017070C"/>
    <w:rsid w:val="00170D38"/>
    <w:rsid w:val="00171C77"/>
    <w:rsid w:val="00173DCE"/>
    <w:rsid w:val="00174039"/>
    <w:rsid w:val="00174CE8"/>
    <w:rsid w:val="00174D1E"/>
    <w:rsid w:val="001761C1"/>
    <w:rsid w:val="0017632A"/>
    <w:rsid w:val="00181760"/>
    <w:rsid w:val="00181A51"/>
    <w:rsid w:val="00183063"/>
    <w:rsid w:val="00183761"/>
    <w:rsid w:val="00183891"/>
    <w:rsid w:val="00183A4C"/>
    <w:rsid w:val="00183AD6"/>
    <w:rsid w:val="0018490F"/>
    <w:rsid w:val="00184FA5"/>
    <w:rsid w:val="00185E88"/>
    <w:rsid w:val="001864AB"/>
    <w:rsid w:val="001868BC"/>
    <w:rsid w:val="00186974"/>
    <w:rsid w:val="00187BCC"/>
    <w:rsid w:val="00187D85"/>
    <w:rsid w:val="0019204A"/>
    <w:rsid w:val="001926D6"/>
    <w:rsid w:val="001930E8"/>
    <w:rsid w:val="00193AB1"/>
    <w:rsid w:val="00194872"/>
    <w:rsid w:val="001949A3"/>
    <w:rsid w:val="00194A48"/>
    <w:rsid w:val="001A1846"/>
    <w:rsid w:val="001A1EEE"/>
    <w:rsid w:val="001A1F89"/>
    <w:rsid w:val="001A2227"/>
    <w:rsid w:val="001A68B9"/>
    <w:rsid w:val="001A7554"/>
    <w:rsid w:val="001B059A"/>
    <w:rsid w:val="001B169E"/>
    <w:rsid w:val="001B4666"/>
    <w:rsid w:val="001B4EF9"/>
    <w:rsid w:val="001B5DD7"/>
    <w:rsid w:val="001C0644"/>
    <w:rsid w:val="001C24EF"/>
    <w:rsid w:val="001C41B3"/>
    <w:rsid w:val="001C52BA"/>
    <w:rsid w:val="001D15A2"/>
    <w:rsid w:val="001D1629"/>
    <w:rsid w:val="001D1C8F"/>
    <w:rsid w:val="001D26E3"/>
    <w:rsid w:val="001D2C5A"/>
    <w:rsid w:val="001D3036"/>
    <w:rsid w:val="001D3999"/>
    <w:rsid w:val="001D3A44"/>
    <w:rsid w:val="001D5516"/>
    <w:rsid w:val="001D5FC9"/>
    <w:rsid w:val="001D6E25"/>
    <w:rsid w:val="001E06EE"/>
    <w:rsid w:val="001E16B6"/>
    <w:rsid w:val="001E2B8E"/>
    <w:rsid w:val="001E2D18"/>
    <w:rsid w:val="001E2D61"/>
    <w:rsid w:val="001E3C7F"/>
    <w:rsid w:val="001E3F79"/>
    <w:rsid w:val="001E47FD"/>
    <w:rsid w:val="001E61CB"/>
    <w:rsid w:val="001E7979"/>
    <w:rsid w:val="001E7C74"/>
    <w:rsid w:val="001E7D94"/>
    <w:rsid w:val="001F01EA"/>
    <w:rsid w:val="001F194C"/>
    <w:rsid w:val="001F2165"/>
    <w:rsid w:val="001F26BE"/>
    <w:rsid w:val="001F2B00"/>
    <w:rsid w:val="001F3850"/>
    <w:rsid w:val="001F5413"/>
    <w:rsid w:val="001F62F1"/>
    <w:rsid w:val="001F6E88"/>
    <w:rsid w:val="001F75FA"/>
    <w:rsid w:val="00201138"/>
    <w:rsid w:val="0020223C"/>
    <w:rsid w:val="00203798"/>
    <w:rsid w:val="00203D76"/>
    <w:rsid w:val="00204DC7"/>
    <w:rsid w:val="002065FC"/>
    <w:rsid w:val="00207CFD"/>
    <w:rsid w:val="00207D83"/>
    <w:rsid w:val="00210087"/>
    <w:rsid w:val="00214805"/>
    <w:rsid w:val="00216034"/>
    <w:rsid w:val="002163B4"/>
    <w:rsid w:val="00216DB6"/>
    <w:rsid w:val="002229BF"/>
    <w:rsid w:val="00227785"/>
    <w:rsid w:val="00227F82"/>
    <w:rsid w:val="0023013E"/>
    <w:rsid w:val="002329E2"/>
    <w:rsid w:val="00232E89"/>
    <w:rsid w:val="0023398C"/>
    <w:rsid w:val="00234091"/>
    <w:rsid w:val="00234571"/>
    <w:rsid w:val="00234A0C"/>
    <w:rsid w:val="00234FC2"/>
    <w:rsid w:val="00235580"/>
    <w:rsid w:val="002355F6"/>
    <w:rsid w:val="00236683"/>
    <w:rsid w:val="002368E5"/>
    <w:rsid w:val="0024003E"/>
    <w:rsid w:val="00245955"/>
    <w:rsid w:val="002468E4"/>
    <w:rsid w:val="0025038E"/>
    <w:rsid w:val="00252446"/>
    <w:rsid w:val="00252BAB"/>
    <w:rsid w:val="0025756C"/>
    <w:rsid w:val="00261436"/>
    <w:rsid w:val="00261BA0"/>
    <w:rsid w:val="002639F4"/>
    <w:rsid w:val="002642C7"/>
    <w:rsid w:val="002644D0"/>
    <w:rsid w:val="00265420"/>
    <w:rsid w:val="00267822"/>
    <w:rsid w:val="0027146A"/>
    <w:rsid w:val="00271FB7"/>
    <w:rsid w:val="002726EB"/>
    <w:rsid w:val="0027284A"/>
    <w:rsid w:val="00272CEA"/>
    <w:rsid w:val="00274D7F"/>
    <w:rsid w:val="00280D85"/>
    <w:rsid w:val="00280E47"/>
    <w:rsid w:val="002826FE"/>
    <w:rsid w:val="0028399A"/>
    <w:rsid w:val="00284D93"/>
    <w:rsid w:val="0028580C"/>
    <w:rsid w:val="0028597B"/>
    <w:rsid w:val="00287E1F"/>
    <w:rsid w:val="002910B0"/>
    <w:rsid w:val="00294684"/>
    <w:rsid w:val="00296BA7"/>
    <w:rsid w:val="002975D0"/>
    <w:rsid w:val="0029769B"/>
    <w:rsid w:val="002A112D"/>
    <w:rsid w:val="002A117D"/>
    <w:rsid w:val="002A1384"/>
    <w:rsid w:val="002A1C7C"/>
    <w:rsid w:val="002A3187"/>
    <w:rsid w:val="002A335E"/>
    <w:rsid w:val="002A3A85"/>
    <w:rsid w:val="002A3EE9"/>
    <w:rsid w:val="002A418F"/>
    <w:rsid w:val="002A5BCC"/>
    <w:rsid w:val="002A719B"/>
    <w:rsid w:val="002A730B"/>
    <w:rsid w:val="002B0EB7"/>
    <w:rsid w:val="002B0F05"/>
    <w:rsid w:val="002B3EDA"/>
    <w:rsid w:val="002B4AE4"/>
    <w:rsid w:val="002B4DFD"/>
    <w:rsid w:val="002B6634"/>
    <w:rsid w:val="002C0FAB"/>
    <w:rsid w:val="002C152D"/>
    <w:rsid w:val="002C5431"/>
    <w:rsid w:val="002C6E93"/>
    <w:rsid w:val="002C7583"/>
    <w:rsid w:val="002D2F4A"/>
    <w:rsid w:val="002D39CC"/>
    <w:rsid w:val="002D3ED8"/>
    <w:rsid w:val="002D3FBF"/>
    <w:rsid w:val="002D5DBA"/>
    <w:rsid w:val="002D6763"/>
    <w:rsid w:val="002D732B"/>
    <w:rsid w:val="002E0067"/>
    <w:rsid w:val="002E06F3"/>
    <w:rsid w:val="002E1250"/>
    <w:rsid w:val="002E2153"/>
    <w:rsid w:val="002E38DD"/>
    <w:rsid w:val="002E4704"/>
    <w:rsid w:val="002E4C9E"/>
    <w:rsid w:val="002E536A"/>
    <w:rsid w:val="002E5776"/>
    <w:rsid w:val="002E6C18"/>
    <w:rsid w:val="002E77DA"/>
    <w:rsid w:val="002E7EF4"/>
    <w:rsid w:val="002F1630"/>
    <w:rsid w:val="002F1CA9"/>
    <w:rsid w:val="002F1E62"/>
    <w:rsid w:val="002F2D09"/>
    <w:rsid w:val="002F3568"/>
    <w:rsid w:val="002F6835"/>
    <w:rsid w:val="00300B1A"/>
    <w:rsid w:val="00301099"/>
    <w:rsid w:val="00304529"/>
    <w:rsid w:val="00310CE0"/>
    <w:rsid w:val="00313471"/>
    <w:rsid w:val="00313824"/>
    <w:rsid w:val="00313A4B"/>
    <w:rsid w:val="00316280"/>
    <w:rsid w:val="00317A4C"/>
    <w:rsid w:val="003224DC"/>
    <w:rsid w:val="00323AFF"/>
    <w:rsid w:val="00323BDE"/>
    <w:rsid w:val="00323D87"/>
    <w:rsid w:val="00324EC9"/>
    <w:rsid w:val="00325BBA"/>
    <w:rsid w:val="00325C07"/>
    <w:rsid w:val="00325E13"/>
    <w:rsid w:val="0032662E"/>
    <w:rsid w:val="0033341D"/>
    <w:rsid w:val="0033684D"/>
    <w:rsid w:val="00336D6E"/>
    <w:rsid w:val="0034183A"/>
    <w:rsid w:val="003428B5"/>
    <w:rsid w:val="00342FD6"/>
    <w:rsid w:val="0034413B"/>
    <w:rsid w:val="0034429F"/>
    <w:rsid w:val="00344F5F"/>
    <w:rsid w:val="003452EE"/>
    <w:rsid w:val="003454D6"/>
    <w:rsid w:val="00350D9E"/>
    <w:rsid w:val="00350DAD"/>
    <w:rsid w:val="00351682"/>
    <w:rsid w:val="00356560"/>
    <w:rsid w:val="00356E2F"/>
    <w:rsid w:val="003576A7"/>
    <w:rsid w:val="003576B0"/>
    <w:rsid w:val="00360541"/>
    <w:rsid w:val="00364477"/>
    <w:rsid w:val="00364D3D"/>
    <w:rsid w:val="00365CAE"/>
    <w:rsid w:val="00371593"/>
    <w:rsid w:val="0037171F"/>
    <w:rsid w:val="00372365"/>
    <w:rsid w:val="00372828"/>
    <w:rsid w:val="00374984"/>
    <w:rsid w:val="00375E42"/>
    <w:rsid w:val="0037774C"/>
    <w:rsid w:val="00377FA5"/>
    <w:rsid w:val="00380227"/>
    <w:rsid w:val="003813CF"/>
    <w:rsid w:val="0038272E"/>
    <w:rsid w:val="00382962"/>
    <w:rsid w:val="00385072"/>
    <w:rsid w:val="003863BA"/>
    <w:rsid w:val="00386523"/>
    <w:rsid w:val="003866BB"/>
    <w:rsid w:val="00386873"/>
    <w:rsid w:val="00386A81"/>
    <w:rsid w:val="0038789A"/>
    <w:rsid w:val="00390AFD"/>
    <w:rsid w:val="00392122"/>
    <w:rsid w:val="003922F1"/>
    <w:rsid w:val="003932CF"/>
    <w:rsid w:val="003933C6"/>
    <w:rsid w:val="003940E7"/>
    <w:rsid w:val="003940EE"/>
    <w:rsid w:val="00394D31"/>
    <w:rsid w:val="0039773F"/>
    <w:rsid w:val="00397BFD"/>
    <w:rsid w:val="003A1D48"/>
    <w:rsid w:val="003A2251"/>
    <w:rsid w:val="003A3687"/>
    <w:rsid w:val="003A5802"/>
    <w:rsid w:val="003A68FF"/>
    <w:rsid w:val="003A6B7A"/>
    <w:rsid w:val="003A6D89"/>
    <w:rsid w:val="003A7120"/>
    <w:rsid w:val="003A75AC"/>
    <w:rsid w:val="003B08B3"/>
    <w:rsid w:val="003B50B6"/>
    <w:rsid w:val="003B56D7"/>
    <w:rsid w:val="003B726B"/>
    <w:rsid w:val="003B7EEB"/>
    <w:rsid w:val="003C0962"/>
    <w:rsid w:val="003C10FD"/>
    <w:rsid w:val="003C20E2"/>
    <w:rsid w:val="003C2300"/>
    <w:rsid w:val="003C2F7F"/>
    <w:rsid w:val="003C350C"/>
    <w:rsid w:val="003C36E9"/>
    <w:rsid w:val="003C5FA0"/>
    <w:rsid w:val="003C6085"/>
    <w:rsid w:val="003C6CB4"/>
    <w:rsid w:val="003C6CD5"/>
    <w:rsid w:val="003D0068"/>
    <w:rsid w:val="003D15A7"/>
    <w:rsid w:val="003D3AE6"/>
    <w:rsid w:val="003D3C40"/>
    <w:rsid w:val="003D56D8"/>
    <w:rsid w:val="003D5C7E"/>
    <w:rsid w:val="003E071E"/>
    <w:rsid w:val="003E0787"/>
    <w:rsid w:val="003E0ACE"/>
    <w:rsid w:val="003E151B"/>
    <w:rsid w:val="003E1EB4"/>
    <w:rsid w:val="003E22FB"/>
    <w:rsid w:val="003E76B6"/>
    <w:rsid w:val="003E7F97"/>
    <w:rsid w:val="003F0B6D"/>
    <w:rsid w:val="003F4FEA"/>
    <w:rsid w:val="003F51FF"/>
    <w:rsid w:val="003F5606"/>
    <w:rsid w:val="003F6030"/>
    <w:rsid w:val="003F7105"/>
    <w:rsid w:val="003F7EE8"/>
    <w:rsid w:val="0040009B"/>
    <w:rsid w:val="004008CF"/>
    <w:rsid w:val="004024A1"/>
    <w:rsid w:val="00402F17"/>
    <w:rsid w:val="00404E7A"/>
    <w:rsid w:val="00404F43"/>
    <w:rsid w:val="00405466"/>
    <w:rsid w:val="004072A8"/>
    <w:rsid w:val="0040735C"/>
    <w:rsid w:val="00407BF4"/>
    <w:rsid w:val="00413DE5"/>
    <w:rsid w:val="0041552C"/>
    <w:rsid w:val="00415AA7"/>
    <w:rsid w:val="004161D6"/>
    <w:rsid w:val="00416A41"/>
    <w:rsid w:val="00422231"/>
    <w:rsid w:val="00422BD2"/>
    <w:rsid w:val="00422C0D"/>
    <w:rsid w:val="00423028"/>
    <w:rsid w:val="00424D6A"/>
    <w:rsid w:val="00427331"/>
    <w:rsid w:val="004304C6"/>
    <w:rsid w:val="0043059E"/>
    <w:rsid w:val="004305D7"/>
    <w:rsid w:val="00431AB6"/>
    <w:rsid w:val="0043729A"/>
    <w:rsid w:val="00437762"/>
    <w:rsid w:val="0044241E"/>
    <w:rsid w:val="004429D4"/>
    <w:rsid w:val="00445BB5"/>
    <w:rsid w:val="0044751D"/>
    <w:rsid w:val="00447CB2"/>
    <w:rsid w:val="0045065C"/>
    <w:rsid w:val="00451572"/>
    <w:rsid w:val="00452BF5"/>
    <w:rsid w:val="00453002"/>
    <w:rsid w:val="004550E6"/>
    <w:rsid w:val="00455245"/>
    <w:rsid w:val="00455F13"/>
    <w:rsid w:val="00456DFF"/>
    <w:rsid w:val="0045731A"/>
    <w:rsid w:val="00457D75"/>
    <w:rsid w:val="00460220"/>
    <w:rsid w:val="004602F6"/>
    <w:rsid w:val="00461179"/>
    <w:rsid w:val="0046134E"/>
    <w:rsid w:val="004615B3"/>
    <w:rsid w:val="0046336D"/>
    <w:rsid w:val="00463FE5"/>
    <w:rsid w:val="00464B64"/>
    <w:rsid w:val="00470FDF"/>
    <w:rsid w:val="0047146E"/>
    <w:rsid w:val="00472C90"/>
    <w:rsid w:val="004748B2"/>
    <w:rsid w:val="00474FBD"/>
    <w:rsid w:val="0047651E"/>
    <w:rsid w:val="00480A15"/>
    <w:rsid w:val="00483F41"/>
    <w:rsid w:val="004906E3"/>
    <w:rsid w:val="004909FB"/>
    <w:rsid w:val="004913F5"/>
    <w:rsid w:val="0049391F"/>
    <w:rsid w:val="004946D1"/>
    <w:rsid w:val="00495B30"/>
    <w:rsid w:val="004A0B7C"/>
    <w:rsid w:val="004A0C42"/>
    <w:rsid w:val="004A0C8A"/>
    <w:rsid w:val="004A3245"/>
    <w:rsid w:val="004A4004"/>
    <w:rsid w:val="004A4BDB"/>
    <w:rsid w:val="004A6515"/>
    <w:rsid w:val="004A6C09"/>
    <w:rsid w:val="004B20DF"/>
    <w:rsid w:val="004B2A53"/>
    <w:rsid w:val="004B46B0"/>
    <w:rsid w:val="004B4D55"/>
    <w:rsid w:val="004B5A8D"/>
    <w:rsid w:val="004B5D0B"/>
    <w:rsid w:val="004B5F09"/>
    <w:rsid w:val="004B65BF"/>
    <w:rsid w:val="004C059D"/>
    <w:rsid w:val="004C31AA"/>
    <w:rsid w:val="004C3914"/>
    <w:rsid w:val="004C4459"/>
    <w:rsid w:val="004C4AFD"/>
    <w:rsid w:val="004C52D4"/>
    <w:rsid w:val="004C6BB9"/>
    <w:rsid w:val="004D09BD"/>
    <w:rsid w:val="004D0F87"/>
    <w:rsid w:val="004D1B46"/>
    <w:rsid w:val="004D4FAA"/>
    <w:rsid w:val="004D77CC"/>
    <w:rsid w:val="004D7827"/>
    <w:rsid w:val="004E0638"/>
    <w:rsid w:val="004E1057"/>
    <w:rsid w:val="004E171C"/>
    <w:rsid w:val="004E3AF5"/>
    <w:rsid w:val="004E4513"/>
    <w:rsid w:val="004E49DB"/>
    <w:rsid w:val="004F3783"/>
    <w:rsid w:val="004F5590"/>
    <w:rsid w:val="004F59CA"/>
    <w:rsid w:val="004F5BFA"/>
    <w:rsid w:val="00502AB0"/>
    <w:rsid w:val="00503D93"/>
    <w:rsid w:val="00504CB1"/>
    <w:rsid w:val="00504F49"/>
    <w:rsid w:val="005052E4"/>
    <w:rsid w:val="00510068"/>
    <w:rsid w:val="005106A2"/>
    <w:rsid w:val="0051238D"/>
    <w:rsid w:val="00512F2F"/>
    <w:rsid w:val="00512F41"/>
    <w:rsid w:val="00513B40"/>
    <w:rsid w:val="00514A73"/>
    <w:rsid w:val="00514B2F"/>
    <w:rsid w:val="005154B2"/>
    <w:rsid w:val="00515D6A"/>
    <w:rsid w:val="00516957"/>
    <w:rsid w:val="00521D8E"/>
    <w:rsid w:val="00522988"/>
    <w:rsid w:val="00522E6F"/>
    <w:rsid w:val="0052362D"/>
    <w:rsid w:val="0052598E"/>
    <w:rsid w:val="005274D3"/>
    <w:rsid w:val="005301A4"/>
    <w:rsid w:val="00532C47"/>
    <w:rsid w:val="00533CC7"/>
    <w:rsid w:val="00534003"/>
    <w:rsid w:val="00535B0F"/>
    <w:rsid w:val="0053603A"/>
    <w:rsid w:val="005402EC"/>
    <w:rsid w:val="005508E5"/>
    <w:rsid w:val="00552569"/>
    <w:rsid w:val="005528E9"/>
    <w:rsid w:val="00552A54"/>
    <w:rsid w:val="0055524C"/>
    <w:rsid w:val="005574F9"/>
    <w:rsid w:val="00557FF3"/>
    <w:rsid w:val="00560DF0"/>
    <w:rsid w:val="005624E2"/>
    <w:rsid w:val="00563F58"/>
    <w:rsid w:val="0056474F"/>
    <w:rsid w:val="005653FC"/>
    <w:rsid w:val="00565F9D"/>
    <w:rsid w:val="00566BD1"/>
    <w:rsid w:val="00567010"/>
    <w:rsid w:val="00567866"/>
    <w:rsid w:val="00570292"/>
    <w:rsid w:val="005702E3"/>
    <w:rsid w:val="00571601"/>
    <w:rsid w:val="00571786"/>
    <w:rsid w:val="00573900"/>
    <w:rsid w:val="0057720D"/>
    <w:rsid w:val="005802A5"/>
    <w:rsid w:val="00581A85"/>
    <w:rsid w:val="0058559B"/>
    <w:rsid w:val="00586CFF"/>
    <w:rsid w:val="00587578"/>
    <w:rsid w:val="00587D71"/>
    <w:rsid w:val="00590221"/>
    <w:rsid w:val="00592189"/>
    <w:rsid w:val="00592B2A"/>
    <w:rsid w:val="0059429A"/>
    <w:rsid w:val="00594654"/>
    <w:rsid w:val="0059555C"/>
    <w:rsid w:val="005955F9"/>
    <w:rsid w:val="005A2BCE"/>
    <w:rsid w:val="005A4730"/>
    <w:rsid w:val="005A571D"/>
    <w:rsid w:val="005A7258"/>
    <w:rsid w:val="005B1E72"/>
    <w:rsid w:val="005B2265"/>
    <w:rsid w:val="005B2D96"/>
    <w:rsid w:val="005B3DF9"/>
    <w:rsid w:val="005B5C8F"/>
    <w:rsid w:val="005C00B5"/>
    <w:rsid w:val="005C1949"/>
    <w:rsid w:val="005C1EC2"/>
    <w:rsid w:val="005C2442"/>
    <w:rsid w:val="005C287D"/>
    <w:rsid w:val="005C2C89"/>
    <w:rsid w:val="005C3C6B"/>
    <w:rsid w:val="005C486C"/>
    <w:rsid w:val="005C4A94"/>
    <w:rsid w:val="005C6BD5"/>
    <w:rsid w:val="005D038B"/>
    <w:rsid w:val="005D1833"/>
    <w:rsid w:val="005D1B80"/>
    <w:rsid w:val="005D2055"/>
    <w:rsid w:val="005D3696"/>
    <w:rsid w:val="005D3DFF"/>
    <w:rsid w:val="005D46DE"/>
    <w:rsid w:val="005D4B8A"/>
    <w:rsid w:val="005D5AA4"/>
    <w:rsid w:val="005E085E"/>
    <w:rsid w:val="005E221F"/>
    <w:rsid w:val="005E2B0C"/>
    <w:rsid w:val="005E2E43"/>
    <w:rsid w:val="005E30D5"/>
    <w:rsid w:val="005E3527"/>
    <w:rsid w:val="005E6EAB"/>
    <w:rsid w:val="005F0B98"/>
    <w:rsid w:val="005F2413"/>
    <w:rsid w:val="005F40D3"/>
    <w:rsid w:val="005F56B4"/>
    <w:rsid w:val="005F632A"/>
    <w:rsid w:val="00606A41"/>
    <w:rsid w:val="00606F12"/>
    <w:rsid w:val="00610F75"/>
    <w:rsid w:val="00611988"/>
    <w:rsid w:val="006130EB"/>
    <w:rsid w:val="00615061"/>
    <w:rsid w:val="006167D0"/>
    <w:rsid w:val="00622424"/>
    <w:rsid w:val="006225EA"/>
    <w:rsid w:val="00622D08"/>
    <w:rsid w:val="00622E88"/>
    <w:rsid w:val="00623139"/>
    <w:rsid w:val="00624C2F"/>
    <w:rsid w:val="00624DDF"/>
    <w:rsid w:val="00626E72"/>
    <w:rsid w:val="00630220"/>
    <w:rsid w:val="0063119C"/>
    <w:rsid w:val="006316B2"/>
    <w:rsid w:val="0063172D"/>
    <w:rsid w:val="00632054"/>
    <w:rsid w:val="006320A9"/>
    <w:rsid w:val="00632D17"/>
    <w:rsid w:val="006337CC"/>
    <w:rsid w:val="006339B3"/>
    <w:rsid w:val="00636321"/>
    <w:rsid w:val="00640809"/>
    <w:rsid w:val="00640914"/>
    <w:rsid w:val="0064163B"/>
    <w:rsid w:val="00645AF9"/>
    <w:rsid w:val="00652234"/>
    <w:rsid w:val="00652C1A"/>
    <w:rsid w:val="0065406F"/>
    <w:rsid w:val="006541DE"/>
    <w:rsid w:val="00656549"/>
    <w:rsid w:val="00656FE2"/>
    <w:rsid w:val="006572C0"/>
    <w:rsid w:val="00657488"/>
    <w:rsid w:val="00663B49"/>
    <w:rsid w:val="00664054"/>
    <w:rsid w:val="00666077"/>
    <w:rsid w:val="00666666"/>
    <w:rsid w:val="006708EF"/>
    <w:rsid w:val="006709C8"/>
    <w:rsid w:val="00671557"/>
    <w:rsid w:val="006718D0"/>
    <w:rsid w:val="006726AD"/>
    <w:rsid w:val="0067294F"/>
    <w:rsid w:val="00672B4B"/>
    <w:rsid w:val="0067436A"/>
    <w:rsid w:val="0067477F"/>
    <w:rsid w:val="006759E3"/>
    <w:rsid w:val="006764A0"/>
    <w:rsid w:val="006769B2"/>
    <w:rsid w:val="00676ACF"/>
    <w:rsid w:val="006777EF"/>
    <w:rsid w:val="00677E73"/>
    <w:rsid w:val="006818C2"/>
    <w:rsid w:val="00683311"/>
    <w:rsid w:val="00683875"/>
    <w:rsid w:val="0068430F"/>
    <w:rsid w:val="00684E02"/>
    <w:rsid w:val="00692690"/>
    <w:rsid w:val="00694F2F"/>
    <w:rsid w:val="0069508B"/>
    <w:rsid w:val="0069605A"/>
    <w:rsid w:val="006962C6"/>
    <w:rsid w:val="0069706B"/>
    <w:rsid w:val="006A01A0"/>
    <w:rsid w:val="006A0EBD"/>
    <w:rsid w:val="006A1BD8"/>
    <w:rsid w:val="006A46A5"/>
    <w:rsid w:val="006A6F43"/>
    <w:rsid w:val="006B13EC"/>
    <w:rsid w:val="006B1605"/>
    <w:rsid w:val="006B229F"/>
    <w:rsid w:val="006B2A33"/>
    <w:rsid w:val="006B4719"/>
    <w:rsid w:val="006B543B"/>
    <w:rsid w:val="006B65F9"/>
    <w:rsid w:val="006B6D0A"/>
    <w:rsid w:val="006C2AED"/>
    <w:rsid w:val="006C379D"/>
    <w:rsid w:val="006C47D7"/>
    <w:rsid w:val="006C4FA7"/>
    <w:rsid w:val="006C65DB"/>
    <w:rsid w:val="006D132D"/>
    <w:rsid w:val="006D1619"/>
    <w:rsid w:val="006D3137"/>
    <w:rsid w:val="006D3600"/>
    <w:rsid w:val="006D39A0"/>
    <w:rsid w:val="006D43C7"/>
    <w:rsid w:val="006D51A9"/>
    <w:rsid w:val="006D7067"/>
    <w:rsid w:val="006E22DC"/>
    <w:rsid w:val="006E5627"/>
    <w:rsid w:val="006E659D"/>
    <w:rsid w:val="006F1634"/>
    <w:rsid w:val="006F174E"/>
    <w:rsid w:val="006F1A96"/>
    <w:rsid w:val="006F3306"/>
    <w:rsid w:val="006F4CD2"/>
    <w:rsid w:val="006F4ED2"/>
    <w:rsid w:val="006F5369"/>
    <w:rsid w:val="006F62C3"/>
    <w:rsid w:val="006F6AC2"/>
    <w:rsid w:val="006F7C0B"/>
    <w:rsid w:val="007026A6"/>
    <w:rsid w:val="0070520C"/>
    <w:rsid w:val="00705528"/>
    <w:rsid w:val="0070559C"/>
    <w:rsid w:val="00705A8F"/>
    <w:rsid w:val="00705C58"/>
    <w:rsid w:val="0070751F"/>
    <w:rsid w:val="00707573"/>
    <w:rsid w:val="00707EBE"/>
    <w:rsid w:val="007106B8"/>
    <w:rsid w:val="00712F3E"/>
    <w:rsid w:val="007131A7"/>
    <w:rsid w:val="0071468F"/>
    <w:rsid w:val="00714843"/>
    <w:rsid w:val="0071503E"/>
    <w:rsid w:val="007160F0"/>
    <w:rsid w:val="00720070"/>
    <w:rsid w:val="00724016"/>
    <w:rsid w:val="00726EC0"/>
    <w:rsid w:val="007309D0"/>
    <w:rsid w:val="00732838"/>
    <w:rsid w:val="007329CA"/>
    <w:rsid w:val="0073419F"/>
    <w:rsid w:val="007354A5"/>
    <w:rsid w:val="00737A75"/>
    <w:rsid w:val="0074264F"/>
    <w:rsid w:val="00746359"/>
    <w:rsid w:val="00746C84"/>
    <w:rsid w:val="00750A7E"/>
    <w:rsid w:val="0075175A"/>
    <w:rsid w:val="00752B39"/>
    <w:rsid w:val="00756F40"/>
    <w:rsid w:val="00757CAD"/>
    <w:rsid w:val="007611AE"/>
    <w:rsid w:val="0076202E"/>
    <w:rsid w:val="007632B0"/>
    <w:rsid w:val="00763F6C"/>
    <w:rsid w:val="007644E5"/>
    <w:rsid w:val="00764D11"/>
    <w:rsid w:val="0077475E"/>
    <w:rsid w:val="00774D9A"/>
    <w:rsid w:val="00777650"/>
    <w:rsid w:val="00780AB1"/>
    <w:rsid w:val="007874F6"/>
    <w:rsid w:val="00787913"/>
    <w:rsid w:val="00790AF8"/>
    <w:rsid w:val="007913BF"/>
    <w:rsid w:val="0079170F"/>
    <w:rsid w:val="00792B3E"/>
    <w:rsid w:val="007952DE"/>
    <w:rsid w:val="007956A6"/>
    <w:rsid w:val="00796163"/>
    <w:rsid w:val="007970BB"/>
    <w:rsid w:val="00797710"/>
    <w:rsid w:val="007A0794"/>
    <w:rsid w:val="007A13F7"/>
    <w:rsid w:val="007A14E5"/>
    <w:rsid w:val="007A1505"/>
    <w:rsid w:val="007A183F"/>
    <w:rsid w:val="007A1D5D"/>
    <w:rsid w:val="007A4919"/>
    <w:rsid w:val="007A5C7F"/>
    <w:rsid w:val="007A64CC"/>
    <w:rsid w:val="007A6EE9"/>
    <w:rsid w:val="007B472B"/>
    <w:rsid w:val="007B4F5F"/>
    <w:rsid w:val="007B5662"/>
    <w:rsid w:val="007B68EE"/>
    <w:rsid w:val="007B6BF4"/>
    <w:rsid w:val="007B723F"/>
    <w:rsid w:val="007B7944"/>
    <w:rsid w:val="007C19F2"/>
    <w:rsid w:val="007C2173"/>
    <w:rsid w:val="007C29CB"/>
    <w:rsid w:val="007C57F0"/>
    <w:rsid w:val="007C5E5B"/>
    <w:rsid w:val="007C704B"/>
    <w:rsid w:val="007C724B"/>
    <w:rsid w:val="007D0ED0"/>
    <w:rsid w:val="007D0FC7"/>
    <w:rsid w:val="007D1AD1"/>
    <w:rsid w:val="007D4FB2"/>
    <w:rsid w:val="007E04F1"/>
    <w:rsid w:val="007E4EEE"/>
    <w:rsid w:val="007E6DFD"/>
    <w:rsid w:val="007E70B5"/>
    <w:rsid w:val="007E7CC3"/>
    <w:rsid w:val="007F0454"/>
    <w:rsid w:val="007F0D4A"/>
    <w:rsid w:val="007F197B"/>
    <w:rsid w:val="007F1F96"/>
    <w:rsid w:val="007F45A5"/>
    <w:rsid w:val="007F6413"/>
    <w:rsid w:val="007F6BA0"/>
    <w:rsid w:val="007F7542"/>
    <w:rsid w:val="007F7544"/>
    <w:rsid w:val="007F774C"/>
    <w:rsid w:val="007F7AF3"/>
    <w:rsid w:val="007F7B19"/>
    <w:rsid w:val="007F7ECE"/>
    <w:rsid w:val="0080208D"/>
    <w:rsid w:val="00802217"/>
    <w:rsid w:val="008027C7"/>
    <w:rsid w:val="00803716"/>
    <w:rsid w:val="00807783"/>
    <w:rsid w:val="00807C09"/>
    <w:rsid w:val="00807CBA"/>
    <w:rsid w:val="00811211"/>
    <w:rsid w:val="00811799"/>
    <w:rsid w:val="00814A4B"/>
    <w:rsid w:val="008158C6"/>
    <w:rsid w:val="00817301"/>
    <w:rsid w:val="00823351"/>
    <w:rsid w:val="00823CEE"/>
    <w:rsid w:val="008242CF"/>
    <w:rsid w:val="008249D7"/>
    <w:rsid w:val="008249F8"/>
    <w:rsid w:val="00824CDD"/>
    <w:rsid w:val="008261C3"/>
    <w:rsid w:val="008265D8"/>
    <w:rsid w:val="008275D1"/>
    <w:rsid w:val="00830F4F"/>
    <w:rsid w:val="00833F09"/>
    <w:rsid w:val="00834E82"/>
    <w:rsid w:val="0083535D"/>
    <w:rsid w:val="00835A4C"/>
    <w:rsid w:val="00840525"/>
    <w:rsid w:val="00842E73"/>
    <w:rsid w:val="0084367F"/>
    <w:rsid w:val="0084704C"/>
    <w:rsid w:val="0085031E"/>
    <w:rsid w:val="00850846"/>
    <w:rsid w:val="00850C46"/>
    <w:rsid w:val="00850E96"/>
    <w:rsid w:val="00852548"/>
    <w:rsid w:val="00852612"/>
    <w:rsid w:val="00853FE8"/>
    <w:rsid w:val="00854181"/>
    <w:rsid w:val="00854B0C"/>
    <w:rsid w:val="0085507E"/>
    <w:rsid w:val="00855954"/>
    <w:rsid w:val="00855D29"/>
    <w:rsid w:val="0085681C"/>
    <w:rsid w:val="00856DA9"/>
    <w:rsid w:val="008573F6"/>
    <w:rsid w:val="00857A06"/>
    <w:rsid w:val="00860642"/>
    <w:rsid w:val="00860D7B"/>
    <w:rsid w:val="008620F2"/>
    <w:rsid w:val="00862AFE"/>
    <w:rsid w:val="00864A2C"/>
    <w:rsid w:val="00865400"/>
    <w:rsid w:val="0086685D"/>
    <w:rsid w:val="00866E4A"/>
    <w:rsid w:val="0087124D"/>
    <w:rsid w:val="008737A3"/>
    <w:rsid w:val="00875D95"/>
    <w:rsid w:val="008778BE"/>
    <w:rsid w:val="0088067D"/>
    <w:rsid w:val="008809B1"/>
    <w:rsid w:val="00880EF6"/>
    <w:rsid w:val="00882803"/>
    <w:rsid w:val="0088284D"/>
    <w:rsid w:val="008844E1"/>
    <w:rsid w:val="00884521"/>
    <w:rsid w:val="00884D5D"/>
    <w:rsid w:val="008910EC"/>
    <w:rsid w:val="00891BB6"/>
    <w:rsid w:val="0089270B"/>
    <w:rsid w:val="00895BB4"/>
    <w:rsid w:val="008A0799"/>
    <w:rsid w:val="008A110E"/>
    <w:rsid w:val="008A1785"/>
    <w:rsid w:val="008A69FB"/>
    <w:rsid w:val="008B0028"/>
    <w:rsid w:val="008B0D06"/>
    <w:rsid w:val="008B224F"/>
    <w:rsid w:val="008B249F"/>
    <w:rsid w:val="008B3363"/>
    <w:rsid w:val="008B44AE"/>
    <w:rsid w:val="008B4FB3"/>
    <w:rsid w:val="008B5EDE"/>
    <w:rsid w:val="008C012C"/>
    <w:rsid w:val="008C0616"/>
    <w:rsid w:val="008C1B27"/>
    <w:rsid w:val="008C38FD"/>
    <w:rsid w:val="008C5BC1"/>
    <w:rsid w:val="008C5E3E"/>
    <w:rsid w:val="008C5E79"/>
    <w:rsid w:val="008C765A"/>
    <w:rsid w:val="008D0AE2"/>
    <w:rsid w:val="008D1266"/>
    <w:rsid w:val="008D1C05"/>
    <w:rsid w:val="008D3165"/>
    <w:rsid w:val="008D4D09"/>
    <w:rsid w:val="008D7184"/>
    <w:rsid w:val="008D77D2"/>
    <w:rsid w:val="008E1070"/>
    <w:rsid w:val="008E2577"/>
    <w:rsid w:val="008E29EA"/>
    <w:rsid w:val="008E39B4"/>
    <w:rsid w:val="008E3F22"/>
    <w:rsid w:val="008E4743"/>
    <w:rsid w:val="008E75BF"/>
    <w:rsid w:val="008F0D53"/>
    <w:rsid w:val="008F1637"/>
    <w:rsid w:val="008F171D"/>
    <w:rsid w:val="008F1B04"/>
    <w:rsid w:val="008F1C17"/>
    <w:rsid w:val="008F2835"/>
    <w:rsid w:val="008F6047"/>
    <w:rsid w:val="008F67A9"/>
    <w:rsid w:val="00901B02"/>
    <w:rsid w:val="00902D33"/>
    <w:rsid w:val="009032D9"/>
    <w:rsid w:val="00903E1D"/>
    <w:rsid w:val="00904186"/>
    <w:rsid w:val="0090475E"/>
    <w:rsid w:val="00904D42"/>
    <w:rsid w:val="00905D27"/>
    <w:rsid w:val="00905FE1"/>
    <w:rsid w:val="00907801"/>
    <w:rsid w:val="009126C5"/>
    <w:rsid w:val="0091377E"/>
    <w:rsid w:val="00913C6B"/>
    <w:rsid w:val="00914605"/>
    <w:rsid w:val="009164ED"/>
    <w:rsid w:val="0092023B"/>
    <w:rsid w:val="00920A7E"/>
    <w:rsid w:val="00921CDE"/>
    <w:rsid w:val="00921EAD"/>
    <w:rsid w:val="00922F6E"/>
    <w:rsid w:val="00923121"/>
    <w:rsid w:val="00923BC0"/>
    <w:rsid w:val="00924CA5"/>
    <w:rsid w:val="00926DE9"/>
    <w:rsid w:val="00927054"/>
    <w:rsid w:val="00932AF8"/>
    <w:rsid w:val="00933B94"/>
    <w:rsid w:val="00934C21"/>
    <w:rsid w:val="00936814"/>
    <w:rsid w:val="00936EBC"/>
    <w:rsid w:val="00936FD5"/>
    <w:rsid w:val="009376CC"/>
    <w:rsid w:val="00937B70"/>
    <w:rsid w:val="009428CF"/>
    <w:rsid w:val="00942EF8"/>
    <w:rsid w:val="00942F6A"/>
    <w:rsid w:val="009440AE"/>
    <w:rsid w:val="00944213"/>
    <w:rsid w:val="00944CD4"/>
    <w:rsid w:val="009460AF"/>
    <w:rsid w:val="009465DF"/>
    <w:rsid w:val="00946C8B"/>
    <w:rsid w:val="0094790A"/>
    <w:rsid w:val="00947B76"/>
    <w:rsid w:val="00947DD8"/>
    <w:rsid w:val="0095068A"/>
    <w:rsid w:val="00950BA9"/>
    <w:rsid w:val="0095477D"/>
    <w:rsid w:val="0095483C"/>
    <w:rsid w:val="00954C45"/>
    <w:rsid w:val="00960359"/>
    <w:rsid w:val="009632D4"/>
    <w:rsid w:val="00963C45"/>
    <w:rsid w:val="00963E8B"/>
    <w:rsid w:val="009641FF"/>
    <w:rsid w:val="00964962"/>
    <w:rsid w:val="00965F82"/>
    <w:rsid w:val="00967077"/>
    <w:rsid w:val="00970376"/>
    <w:rsid w:val="00972BCC"/>
    <w:rsid w:val="009731A2"/>
    <w:rsid w:val="00974577"/>
    <w:rsid w:val="009757D5"/>
    <w:rsid w:val="00977508"/>
    <w:rsid w:val="00977873"/>
    <w:rsid w:val="00977DA2"/>
    <w:rsid w:val="00980324"/>
    <w:rsid w:val="00980A87"/>
    <w:rsid w:val="00985214"/>
    <w:rsid w:val="00986034"/>
    <w:rsid w:val="00986775"/>
    <w:rsid w:val="0098690B"/>
    <w:rsid w:val="0098755B"/>
    <w:rsid w:val="00990970"/>
    <w:rsid w:val="00990B7B"/>
    <w:rsid w:val="00990B95"/>
    <w:rsid w:val="009918AE"/>
    <w:rsid w:val="0099276E"/>
    <w:rsid w:val="00993EFB"/>
    <w:rsid w:val="00993FE7"/>
    <w:rsid w:val="009942DC"/>
    <w:rsid w:val="00994C69"/>
    <w:rsid w:val="009A051E"/>
    <w:rsid w:val="009A396C"/>
    <w:rsid w:val="009A3DD2"/>
    <w:rsid w:val="009A5628"/>
    <w:rsid w:val="009A5866"/>
    <w:rsid w:val="009A7581"/>
    <w:rsid w:val="009B01C1"/>
    <w:rsid w:val="009B047F"/>
    <w:rsid w:val="009B0CB9"/>
    <w:rsid w:val="009B1D59"/>
    <w:rsid w:val="009B387B"/>
    <w:rsid w:val="009B391F"/>
    <w:rsid w:val="009B4E34"/>
    <w:rsid w:val="009B548C"/>
    <w:rsid w:val="009B7AA2"/>
    <w:rsid w:val="009C10FB"/>
    <w:rsid w:val="009C2C02"/>
    <w:rsid w:val="009C315F"/>
    <w:rsid w:val="009C36E9"/>
    <w:rsid w:val="009C5D14"/>
    <w:rsid w:val="009C5ED4"/>
    <w:rsid w:val="009C7358"/>
    <w:rsid w:val="009C7A7F"/>
    <w:rsid w:val="009D0E33"/>
    <w:rsid w:val="009D0F86"/>
    <w:rsid w:val="009D124A"/>
    <w:rsid w:val="009D4F19"/>
    <w:rsid w:val="009D58ED"/>
    <w:rsid w:val="009D65A3"/>
    <w:rsid w:val="009D6A02"/>
    <w:rsid w:val="009D78E0"/>
    <w:rsid w:val="009DD1B5"/>
    <w:rsid w:val="009E2390"/>
    <w:rsid w:val="009E3899"/>
    <w:rsid w:val="009E4080"/>
    <w:rsid w:val="009F0C60"/>
    <w:rsid w:val="009F0CDC"/>
    <w:rsid w:val="009F12B3"/>
    <w:rsid w:val="009F33AD"/>
    <w:rsid w:val="009F4136"/>
    <w:rsid w:val="009F64F1"/>
    <w:rsid w:val="009F65E4"/>
    <w:rsid w:val="009F7169"/>
    <w:rsid w:val="00A00738"/>
    <w:rsid w:val="00A01133"/>
    <w:rsid w:val="00A01793"/>
    <w:rsid w:val="00A02986"/>
    <w:rsid w:val="00A02A17"/>
    <w:rsid w:val="00A02D38"/>
    <w:rsid w:val="00A02F42"/>
    <w:rsid w:val="00A03199"/>
    <w:rsid w:val="00A0390C"/>
    <w:rsid w:val="00A03A07"/>
    <w:rsid w:val="00A060AD"/>
    <w:rsid w:val="00A06878"/>
    <w:rsid w:val="00A079EB"/>
    <w:rsid w:val="00A11BB4"/>
    <w:rsid w:val="00A132C1"/>
    <w:rsid w:val="00A14371"/>
    <w:rsid w:val="00A14F91"/>
    <w:rsid w:val="00A1543A"/>
    <w:rsid w:val="00A16898"/>
    <w:rsid w:val="00A20D18"/>
    <w:rsid w:val="00A20D25"/>
    <w:rsid w:val="00A21451"/>
    <w:rsid w:val="00A237B5"/>
    <w:rsid w:val="00A260EE"/>
    <w:rsid w:val="00A2793F"/>
    <w:rsid w:val="00A27AF6"/>
    <w:rsid w:val="00A27CA2"/>
    <w:rsid w:val="00A30DF4"/>
    <w:rsid w:val="00A32BDD"/>
    <w:rsid w:val="00A32F11"/>
    <w:rsid w:val="00A3498B"/>
    <w:rsid w:val="00A36E90"/>
    <w:rsid w:val="00A37096"/>
    <w:rsid w:val="00A37AC9"/>
    <w:rsid w:val="00A406D0"/>
    <w:rsid w:val="00A418ED"/>
    <w:rsid w:val="00A43FD2"/>
    <w:rsid w:val="00A4710D"/>
    <w:rsid w:val="00A50490"/>
    <w:rsid w:val="00A54425"/>
    <w:rsid w:val="00A54D68"/>
    <w:rsid w:val="00A5519A"/>
    <w:rsid w:val="00A60FA9"/>
    <w:rsid w:val="00A611D6"/>
    <w:rsid w:val="00A618D6"/>
    <w:rsid w:val="00A61B46"/>
    <w:rsid w:val="00A61BB8"/>
    <w:rsid w:val="00A62472"/>
    <w:rsid w:val="00A62480"/>
    <w:rsid w:val="00A6385D"/>
    <w:rsid w:val="00A67FC6"/>
    <w:rsid w:val="00A7027F"/>
    <w:rsid w:val="00A73038"/>
    <w:rsid w:val="00A74BC8"/>
    <w:rsid w:val="00A76613"/>
    <w:rsid w:val="00A76920"/>
    <w:rsid w:val="00A7736B"/>
    <w:rsid w:val="00A77E53"/>
    <w:rsid w:val="00A8197B"/>
    <w:rsid w:val="00A8258F"/>
    <w:rsid w:val="00A82AC2"/>
    <w:rsid w:val="00A84287"/>
    <w:rsid w:val="00A844B7"/>
    <w:rsid w:val="00A86226"/>
    <w:rsid w:val="00A869F0"/>
    <w:rsid w:val="00A948B5"/>
    <w:rsid w:val="00A95397"/>
    <w:rsid w:val="00A96223"/>
    <w:rsid w:val="00AA080E"/>
    <w:rsid w:val="00AA3363"/>
    <w:rsid w:val="00AA37B7"/>
    <w:rsid w:val="00AA3F58"/>
    <w:rsid w:val="00AA4353"/>
    <w:rsid w:val="00AA4EE6"/>
    <w:rsid w:val="00AA50A3"/>
    <w:rsid w:val="00AA6FC1"/>
    <w:rsid w:val="00AB0657"/>
    <w:rsid w:val="00AB0CFF"/>
    <w:rsid w:val="00AB25DB"/>
    <w:rsid w:val="00AB375E"/>
    <w:rsid w:val="00AB3BA9"/>
    <w:rsid w:val="00AB4268"/>
    <w:rsid w:val="00AB4FAA"/>
    <w:rsid w:val="00AB534B"/>
    <w:rsid w:val="00AB7326"/>
    <w:rsid w:val="00AC1002"/>
    <w:rsid w:val="00AC17F4"/>
    <w:rsid w:val="00AC18A2"/>
    <w:rsid w:val="00AC38C8"/>
    <w:rsid w:val="00AC3F66"/>
    <w:rsid w:val="00AC6013"/>
    <w:rsid w:val="00AC61E7"/>
    <w:rsid w:val="00AC7051"/>
    <w:rsid w:val="00AC77E6"/>
    <w:rsid w:val="00AD18E4"/>
    <w:rsid w:val="00AD1CCC"/>
    <w:rsid w:val="00AD2147"/>
    <w:rsid w:val="00AD2844"/>
    <w:rsid w:val="00AD2CEC"/>
    <w:rsid w:val="00AD49FB"/>
    <w:rsid w:val="00AD60E9"/>
    <w:rsid w:val="00AD649B"/>
    <w:rsid w:val="00AE15B1"/>
    <w:rsid w:val="00AE1DB0"/>
    <w:rsid w:val="00AE21EC"/>
    <w:rsid w:val="00AE42EF"/>
    <w:rsid w:val="00AE5D0B"/>
    <w:rsid w:val="00AE6D78"/>
    <w:rsid w:val="00AF055F"/>
    <w:rsid w:val="00AF0BE4"/>
    <w:rsid w:val="00AF19AF"/>
    <w:rsid w:val="00AF1AC2"/>
    <w:rsid w:val="00AF4AA4"/>
    <w:rsid w:val="00AF62DB"/>
    <w:rsid w:val="00AF7294"/>
    <w:rsid w:val="00AF744B"/>
    <w:rsid w:val="00AF75E4"/>
    <w:rsid w:val="00B0100C"/>
    <w:rsid w:val="00B0118C"/>
    <w:rsid w:val="00B02CA1"/>
    <w:rsid w:val="00B05068"/>
    <w:rsid w:val="00B069EE"/>
    <w:rsid w:val="00B100D6"/>
    <w:rsid w:val="00B116C6"/>
    <w:rsid w:val="00B11935"/>
    <w:rsid w:val="00B11CBD"/>
    <w:rsid w:val="00B12613"/>
    <w:rsid w:val="00B13ED2"/>
    <w:rsid w:val="00B140C2"/>
    <w:rsid w:val="00B14B74"/>
    <w:rsid w:val="00B201FE"/>
    <w:rsid w:val="00B210FB"/>
    <w:rsid w:val="00B211E4"/>
    <w:rsid w:val="00B233E7"/>
    <w:rsid w:val="00B23C5A"/>
    <w:rsid w:val="00B23D25"/>
    <w:rsid w:val="00B24812"/>
    <w:rsid w:val="00B256E1"/>
    <w:rsid w:val="00B25910"/>
    <w:rsid w:val="00B25EFF"/>
    <w:rsid w:val="00B2638E"/>
    <w:rsid w:val="00B26A67"/>
    <w:rsid w:val="00B31579"/>
    <w:rsid w:val="00B32039"/>
    <w:rsid w:val="00B321F5"/>
    <w:rsid w:val="00B32323"/>
    <w:rsid w:val="00B3551B"/>
    <w:rsid w:val="00B36974"/>
    <w:rsid w:val="00B40464"/>
    <w:rsid w:val="00B405E5"/>
    <w:rsid w:val="00B41EB1"/>
    <w:rsid w:val="00B439E2"/>
    <w:rsid w:val="00B46832"/>
    <w:rsid w:val="00B52BF0"/>
    <w:rsid w:val="00B537C0"/>
    <w:rsid w:val="00B558D0"/>
    <w:rsid w:val="00B55A25"/>
    <w:rsid w:val="00B56BFF"/>
    <w:rsid w:val="00B56C60"/>
    <w:rsid w:val="00B56E08"/>
    <w:rsid w:val="00B578C6"/>
    <w:rsid w:val="00B6127E"/>
    <w:rsid w:val="00B61FEA"/>
    <w:rsid w:val="00B62206"/>
    <w:rsid w:val="00B63599"/>
    <w:rsid w:val="00B64449"/>
    <w:rsid w:val="00B65C10"/>
    <w:rsid w:val="00B66477"/>
    <w:rsid w:val="00B70D5E"/>
    <w:rsid w:val="00B71810"/>
    <w:rsid w:val="00B7228F"/>
    <w:rsid w:val="00B72321"/>
    <w:rsid w:val="00B73B82"/>
    <w:rsid w:val="00B75D0F"/>
    <w:rsid w:val="00B774E7"/>
    <w:rsid w:val="00B8041A"/>
    <w:rsid w:val="00B815C1"/>
    <w:rsid w:val="00B83375"/>
    <w:rsid w:val="00B83762"/>
    <w:rsid w:val="00B85183"/>
    <w:rsid w:val="00B8705F"/>
    <w:rsid w:val="00B87337"/>
    <w:rsid w:val="00B90951"/>
    <w:rsid w:val="00B90EE3"/>
    <w:rsid w:val="00B92ABF"/>
    <w:rsid w:val="00B9492D"/>
    <w:rsid w:val="00B953BA"/>
    <w:rsid w:val="00B95D50"/>
    <w:rsid w:val="00B96053"/>
    <w:rsid w:val="00B96A3C"/>
    <w:rsid w:val="00BA16B3"/>
    <w:rsid w:val="00BA1935"/>
    <w:rsid w:val="00BA2785"/>
    <w:rsid w:val="00BA3686"/>
    <w:rsid w:val="00BA4722"/>
    <w:rsid w:val="00BA7B4E"/>
    <w:rsid w:val="00BB077B"/>
    <w:rsid w:val="00BB1671"/>
    <w:rsid w:val="00BB1BE6"/>
    <w:rsid w:val="00BB23A3"/>
    <w:rsid w:val="00BB2690"/>
    <w:rsid w:val="00BB2B2F"/>
    <w:rsid w:val="00BB3702"/>
    <w:rsid w:val="00BB5BFB"/>
    <w:rsid w:val="00BB6A2F"/>
    <w:rsid w:val="00BB75B8"/>
    <w:rsid w:val="00BC0477"/>
    <w:rsid w:val="00BC0B83"/>
    <w:rsid w:val="00BC130F"/>
    <w:rsid w:val="00BC1EE8"/>
    <w:rsid w:val="00BC3284"/>
    <w:rsid w:val="00BC3AD8"/>
    <w:rsid w:val="00BC49D5"/>
    <w:rsid w:val="00BC5142"/>
    <w:rsid w:val="00BC7C7E"/>
    <w:rsid w:val="00BC7E6D"/>
    <w:rsid w:val="00BD0672"/>
    <w:rsid w:val="00BD1AA3"/>
    <w:rsid w:val="00BD33FD"/>
    <w:rsid w:val="00BD3417"/>
    <w:rsid w:val="00BD5177"/>
    <w:rsid w:val="00BD7919"/>
    <w:rsid w:val="00BE2066"/>
    <w:rsid w:val="00BE311B"/>
    <w:rsid w:val="00BE3623"/>
    <w:rsid w:val="00BE3B37"/>
    <w:rsid w:val="00BE41D3"/>
    <w:rsid w:val="00BE528A"/>
    <w:rsid w:val="00BE5DD6"/>
    <w:rsid w:val="00BE640B"/>
    <w:rsid w:val="00BE773A"/>
    <w:rsid w:val="00BE7A15"/>
    <w:rsid w:val="00BE7CBA"/>
    <w:rsid w:val="00BE7FA2"/>
    <w:rsid w:val="00BF0BDE"/>
    <w:rsid w:val="00BF1A86"/>
    <w:rsid w:val="00BF3AD1"/>
    <w:rsid w:val="00BF4E36"/>
    <w:rsid w:val="00BF71E6"/>
    <w:rsid w:val="00C010CB"/>
    <w:rsid w:val="00C01A18"/>
    <w:rsid w:val="00C01AA5"/>
    <w:rsid w:val="00C066E1"/>
    <w:rsid w:val="00C06F40"/>
    <w:rsid w:val="00C07A9A"/>
    <w:rsid w:val="00C100CC"/>
    <w:rsid w:val="00C11A42"/>
    <w:rsid w:val="00C1345B"/>
    <w:rsid w:val="00C13DA6"/>
    <w:rsid w:val="00C163FE"/>
    <w:rsid w:val="00C16F71"/>
    <w:rsid w:val="00C216C3"/>
    <w:rsid w:val="00C216D1"/>
    <w:rsid w:val="00C21DCE"/>
    <w:rsid w:val="00C2371F"/>
    <w:rsid w:val="00C237B2"/>
    <w:rsid w:val="00C238CB"/>
    <w:rsid w:val="00C2451B"/>
    <w:rsid w:val="00C24FDB"/>
    <w:rsid w:val="00C255D5"/>
    <w:rsid w:val="00C2702A"/>
    <w:rsid w:val="00C27BCB"/>
    <w:rsid w:val="00C3108D"/>
    <w:rsid w:val="00C332DB"/>
    <w:rsid w:val="00C3363E"/>
    <w:rsid w:val="00C3618D"/>
    <w:rsid w:val="00C4197E"/>
    <w:rsid w:val="00C420E9"/>
    <w:rsid w:val="00C44403"/>
    <w:rsid w:val="00C44417"/>
    <w:rsid w:val="00C444C2"/>
    <w:rsid w:val="00C450CF"/>
    <w:rsid w:val="00C451EE"/>
    <w:rsid w:val="00C46167"/>
    <w:rsid w:val="00C4751C"/>
    <w:rsid w:val="00C513C2"/>
    <w:rsid w:val="00C518E8"/>
    <w:rsid w:val="00C51A77"/>
    <w:rsid w:val="00C5201D"/>
    <w:rsid w:val="00C53FF7"/>
    <w:rsid w:val="00C54A82"/>
    <w:rsid w:val="00C54AE9"/>
    <w:rsid w:val="00C55534"/>
    <w:rsid w:val="00C56D66"/>
    <w:rsid w:val="00C607BA"/>
    <w:rsid w:val="00C60E14"/>
    <w:rsid w:val="00C6192F"/>
    <w:rsid w:val="00C621F2"/>
    <w:rsid w:val="00C6260B"/>
    <w:rsid w:val="00C6654B"/>
    <w:rsid w:val="00C703D4"/>
    <w:rsid w:val="00C7097F"/>
    <w:rsid w:val="00C7169B"/>
    <w:rsid w:val="00C721A1"/>
    <w:rsid w:val="00C728CC"/>
    <w:rsid w:val="00C74427"/>
    <w:rsid w:val="00C746CD"/>
    <w:rsid w:val="00C75A74"/>
    <w:rsid w:val="00C80765"/>
    <w:rsid w:val="00C81688"/>
    <w:rsid w:val="00C82416"/>
    <w:rsid w:val="00C830D3"/>
    <w:rsid w:val="00C83104"/>
    <w:rsid w:val="00C84560"/>
    <w:rsid w:val="00C84DB1"/>
    <w:rsid w:val="00C8588C"/>
    <w:rsid w:val="00C85FBE"/>
    <w:rsid w:val="00C86CCC"/>
    <w:rsid w:val="00C874E0"/>
    <w:rsid w:val="00C87AAC"/>
    <w:rsid w:val="00C87C16"/>
    <w:rsid w:val="00C91129"/>
    <w:rsid w:val="00C91992"/>
    <w:rsid w:val="00C9441F"/>
    <w:rsid w:val="00C951AE"/>
    <w:rsid w:val="00C9544F"/>
    <w:rsid w:val="00C95EFA"/>
    <w:rsid w:val="00C9675D"/>
    <w:rsid w:val="00C978FE"/>
    <w:rsid w:val="00CA3F4A"/>
    <w:rsid w:val="00CA5E3C"/>
    <w:rsid w:val="00CB082F"/>
    <w:rsid w:val="00CB1F14"/>
    <w:rsid w:val="00CB2306"/>
    <w:rsid w:val="00CB4C29"/>
    <w:rsid w:val="00CB5718"/>
    <w:rsid w:val="00CB5855"/>
    <w:rsid w:val="00CB73B4"/>
    <w:rsid w:val="00CB74E1"/>
    <w:rsid w:val="00CB7ECB"/>
    <w:rsid w:val="00CC11F4"/>
    <w:rsid w:val="00CC1208"/>
    <w:rsid w:val="00CC46EA"/>
    <w:rsid w:val="00CC49C6"/>
    <w:rsid w:val="00CD0AE9"/>
    <w:rsid w:val="00CD1E33"/>
    <w:rsid w:val="00CD77FB"/>
    <w:rsid w:val="00CE0BCF"/>
    <w:rsid w:val="00CE2C03"/>
    <w:rsid w:val="00CE44BC"/>
    <w:rsid w:val="00CE6B8D"/>
    <w:rsid w:val="00CE75FF"/>
    <w:rsid w:val="00CE7D3C"/>
    <w:rsid w:val="00CF0521"/>
    <w:rsid w:val="00CF09A6"/>
    <w:rsid w:val="00CF0C59"/>
    <w:rsid w:val="00CF1757"/>
    <w:rsid w:val="00CF1F93"/>
    <w:rsid w:val="00CF3BCD"/>
    <w:rsid w:val="00CF4A52"/>
    <w:rsid w:val="00CF4C3B"/>
    <w:rsid w:val="00CF791A"/>
    <w:rsid w:val="00D01B3E"/>
    <w:rsid w:val="00D01CBE"/>
    <w:rsid w:val="00D04285"/>
    <w:rsid w:val="00D047AA"/>
    <w:rsid w:val="00D048EA"/>
    <w:rsid w:val="00D05851"/>
    <w:rsid w:val="00D06114"/>
    <w:rsid w:val="00D10587"/>
    <w:rsid w:val="00D117E0"/>
    <w:rsid w:val="00D12676"/>
    <w:rsid w:val="00D1291B"/>
    <w:rsid w:val="00D12EE1"/>
    <w:rsid w:val="00D13281"/>
    <w:rsid w:val="00D13BF9"/>
    <w:rsid w:val="00D150CC"/>
    <w:rsid w:val="00D15D54"/>
    <w:rsid w:val="00D1677C"/>
    <w:rsid w:val="00D23969"/>
    <w:rsid w:val="00D24F1B"/>
    <w:rsid w:val="00D25511"/>
    <w:rsid w:val="00D25733"/>
    <w:rsid w:val="00D2595A"/>
    <w:rsid w:val="00D25B5E"/>
    <w:rsid w:val="00D25CFE"/>
    <w:rsid w:val="00D26503"/>
    <w:rsid w:val="00D30284"/>
    <w:rsid w:val="00D309F9"/>
    <w:rsid w:val="00D30D19"/>
    <w:rsid w:val="00D31116"/>
    <w:rsid w:val="00D31556"/>
    <w:rsid w:val="00D31624"/>
    <w:rsid w:val="00D31699"/>
    <w:rsid w:val="00D32D7D"/>
    <w:rsid w:val="00D34424"/>
    <w:rsid w:val="00D34642"/>
    <w:rsid w:val="00D34B69"/>
    <w:rsid w:val="00D360B3"/>
    <w:rsid w:val="00D364B6"/>
    <w:rsid w:val="00D36C0A"/>
    <w:rsid w:val="00D36D09"/>
    <w:rsid w:val="00D40EA5"/>
    <w:rsid w:val="00D42193"/>
    <w:rsid w:val="00D438F1"/>
    <w:rsid w:val="00D45692"/>
    <w:rsid w:val="00D45F01"/>
    <w:rsid w:val="00D46A44"/>
    <w:rsid w:val="00D46E59"/>
    <w:rsid w:val="00D46FF9"/>
    <w:rsid w:val="00D50B0E"/>
    <w:rsid w:val="00D52901"/>
    <w:rsid w:val="00D55195"/>
    <w:rsid w:val="00D56669"/>
    <w:rsid w:val="00D60D74"/>
    <w:rsid w:val="00D60F7C"/>
    <w:rsid w:val="00D62189"/>
    <w:rsid w:val="00D621AD"/>
    <w:rsid w:val="00D62265"/>
    <w:rsid w:val="00D62FD3"/>
    <w:rsid w:val="00D63522"/>
    <w:rsid w:val="00D63557"/>
    <w:rsid w:val="00D649B8"/>
    <w:rsid w:val="00D7069C"/>
    <w:rsid w:val="00D73169"/>
    <w:rsid w:val="00D73326"/>
    <w:rsid w:val="00D76671"/>
    <w:rsid w:val="00D80DCB"/>
    <w:rsid w:val="00D812A7"/>
    <w:rsid w:val="00D82CCD"/>
    <w:rsid w:val="00D82E58"/>
    <w:rsid w:val="00D8313E"/>
    <w:rsid w:val="00D8532D"/>
    <w:rsid w:val="00D87164"/>
    <w:rsid w:val="00D8755D"/>
    <w:rsid w:val="00D87B32"/>
    <w:rsid w:val="00D912CE"/>
    <w:rsid w:val="00D9217F"/>
    <w:rsid w:val="00D92C55"/>
    <w:rsid w:val="00D97899"/>
    <w:rsid w:val="00DA05A7"/>
    <w:rsid w:val="00DA1270"/>
    <w:rsid w:val="00DA13E1"/>
    <w:rsid w:val="00DA240C"/>
    <w:rsid w:val="00DA256F"/>
    <w:rsid w:val="00DA368B"/>
    <w:rsid w:val="00DA3B22"/>
    <w:rsid w:val="00DA4646"/>
    <w:rsid w:val="00DA6A72"/>
    <w:rsid w:val="00DA6BBD"/>
    <w:rsid w:val="00DA7820"/>
    <w:rsid w:val="00DB1490"/>
    <w:rsid w:val="00DB183C"/>
    <w:rsid w:val="00DB4665"/>
    <w:rsid w:val="00DB49E6"/>
    <w:rsid w:val="00DB4FCF"/>
    <w:rsid w:val="00DB7DFA"/>
    <w:rsid w:val="00DC11E5"/>
    <w:rsid w:val="00DC1C09"/>
    <w:rsid w:val="00DC2926"/>
    <w:rsid w:val="00DC2D05"/>
    <w:rsid w:val="00DC3201"/>
    <w:rsid w:val="00DC4364"/>
    <w:rsid w:val="00DC5A33"/>
    <w:rsid w:val="00DC5C1E"/>
    <w:rsid w:val="00DC6B7E"/>
    <w:rsid w:val="00DC7764"/>
    <w:rsid w:val="00DD1159"/>
    <w:rsid w:val="00DD1867"/>
    <w:rsid w:val="00DD27EE"/>
    <w:rsid w:val="00DD3DBF"/>
    <w:rsid w:val="00DD451A"/>
    <w:rsid w:val="00DD4602"/>
    <w:rsid w:val="00DD625B"/>
    <w:rsid w:val="00DD63A0"/>
    <w:rsid w:val="00DD642F"/>
    <w:rsid w:val="00DD795D"/>
    <w:rsid w:val="00DE18A9"/>
    <w:rsid w:val="00DE22E9"/>
    <w:rsid w:val="00DE47E2"/>
    <w:rsid w:val="00DE54D4"/>
    <w:rsid w:val="00DE6176"/>
    <w:rsid w:val="00DE6640"/>
    <w:rsid w:val="00DE70AB"/>
    <w:rsid w:val="00DE78E1"/>
    <w:rsid w:val="00DF1463"/>
    <w:rsid w:val="00DF185E"/>
    <w:rsid w:val="00DF246D"/>
    <w:rsid w:val="00DF2560"/>
    <w:rsid w:val="00DF779E"/>
    <w:rsid w:val="00E032B4"/>
    <w:rsid w:val="00E046C1"/>
    <w:rsid w:val="00E06E30"/>
    <w:rsid w:val="00E072A0"/>
    <w:rsid w:val="00E07F40"/>
    <w:rsid w:val="00E11C2A"/>
    <w:rsid w:val="00E13087"/>
    <w:rsid w:val="00E141FF"/>
    <w:rsid w:val="00E166C0"/>
    <w:rsid w:val="00E1679B"/>
    <w:rsid w:val="00E17FE9"/>
    <w:rsid w:val="00E207AF"/>
    <w:rsid w:val="00E212AB"/>
    <w:rsid w:val="00E21919"/>
    <w:rsid w:val="00E24712"/>
    <w:rsid w:val="00E25EA9"/>
    <w:rsid w:val="00E263AB"/>
    <w:rsid w:val="00E3194C"/>
    <w:rsid w:val="00E3380D"/>
    <w:rsid w:val="00E33A00"/>
    <w:rsid w:val="00E33AC3"/>
    <w:rsid w:val="00E34B9C"/>
    <w:rsid w:val="00E35AB9"/>
    <w:rsid w:val="00E36844"/>
    <w:rsid w:val="00E36D10"/>
    <w:rsid w:val="00E376AD"/>
    <w:rsid w:val="00E4082B"/>
    <w:rsid w:val="00E41534"/>
    <w:rsid w:val="00E4167A"/>
    <w:rsid w:val="00E43A04"/>
    <w:rsid w:val="00E43EED"/>
    <w:rsid w:val="00E46982"/>
    <w:rsid w:val="00E503FC"/>
    <w:rsid w:val="00E5061F"/>
    <w:rsid w:val="00E50D3B"/>
    <w:rsid w:val="00E5125B"/>
    <w:rsid w:val="00E53563"/>
    <w:rsid w:val="00E53614"/>
    <w:rsid w:val="00E536F3"/>
    <w:rsid w:val="00E553CF"/>
    <w:rsid w:val="00E554FC"/>
    <w:rsid w:val="00E561D5"/>
    <w:rsid w:val="00E5688B"/>
    <w:rsid w:val="00E627FA"/>
    <w:rsid w:val="00E64373"/>
    <w:rsid w:val="00E651D8"/>
    <w:rsid w:val="00E66CAB"/>
    <w:rsid w:val="00E675C3"/>
    <w:rsid w:val="00E67759"/>
    <w:rsid w:val="00E67C50"/>
    <w:rsid w:val="00E71251"/>
    <w:rsid w:val="00E71D73"/>
    <w:rsid w:val="00E73099"/>
    <w:rsid w:val="00E73B51"/>
    <w:rsid w:val="00E74CDA"/>
    <w:rsid w:val="00E7521D"/>
    <w:rsid w:val="00E753DF"/>
    <w:rsid w:val="00E7672F"/>
    <w:rsid w:val="00E77ADB"/>
    <w:rsid w:val="00E80F05"/>
    <w:rsid w:val="00E83089"/>
    <w:rsid w:val="00E84B72"/>
    <w:rsid w:val="00E84F55"/>
    <w:rsid w:val="00E86348"/>
    <w:rsid w:val="00E86CF8"/>
    <w:rsid w:val="00E900A9"/>
    <w:rsid w:val="00E902EB"/>
    <w:rsid w:val="00E92AB9"/>
    <w:rsid w:val="00E945A1"/>
    <w:rsid w:val="00E94AA4"/>
    <w:rsid w:val="00E96E4F"/>
    <w:rsid w:val="00E96F4C"/>
    <w:rsid w:val="00E97FCD"/>
    <w:rsid w:val="00EA1D86"/>
    <w:rsid w:val="00EA310A"/>
    <w:rsid w:val="00EA3330"/>
    <w:rsid w:val="00EA3C57"/>
    <w:rsid w:val="00EA56DE"/>
    <w:rsid w:val="00EB08B0"/>
    <w:rsid w:val="00EB0EDC"/>
    <w:rsid w:val="00EB3312"/>
    <w:rsid w:val="00EB4E10"/>
    <w:rsid w:val="00EB6209"/>
    <w:rsid w:val="00EB6256"/>
    <w:rsid w:val="00EB6702"/>
    <w:rsid w:val="00EB670E"/>
    <w:rsid w:val="00EB7E48"/>
    <w:rsid w:val="00EC013E"/>
    <w:rsid w:val="00EC11A0"/>
    <w:rsid w:val="00EC2A2D"/>
    <w:rsid w:val="00EC3223"/>
    <w:rsid w:val="00EC33B0"/>
    <w:rsid w:val="00EC518C"/>
    <w:rsid w:val="00EC656D"/>
    <w:rsid w:val="00EC6D9B"/>
    <w:rsid w:val="00ED0302"/>
    <w:rsid w:val="00ED0504"/>
    <w:rsid w:val="00ED0598"/>
    <w:rsid w:val="00ED0EC0"/>
    <w:rsid w:val="00ED2A46"/>
    <w:rsid w:val="00ED381D"/>
    <w:rsid w:val="00ED4829"/>
    <w:rsid w:val="00ED5225"/>
    <w:rsid w:val="00ED5B07"/>
    <w:rsid w:val="00ED5FE2"/>
    <w:rsid w:val="00ED63F7"/>
    <w:rsid w:val="00ED709B"/>
    <w:rsid w:val="00EE07AB"/>
    <w:rsid w:val="00EE10D3"/>
    <w:rsid w:val="00EE190A"/>
    <w:rsid w:val="00EE20F3"/>
    <w:rsid w:val="00EE2192"/>
    <w:rsid w:val="00EE4685"/>
    <w:rsid w:val="00EE4CC9"/>
    <w:rsid w:val="00EE5CF4"/>
    <w:rsid w:val="00EE6C9C"/>
    <w:rsid w:val="00EE6E34"/>
    <w:rsid w:val="00EE7245"/>
    <w:rsid w:val="00EE73DA"/>
    <w:rsid w:val="00EF0F1D"/>
    <w:rsid w:val="00EF2818"/>
    <w:rsid w:val="00EF2EBF"/>
    <w:rsid w:val="00EF3DE5"/>
    <w:rsid w:val="00EF3EFD"/>
    <w:rsid w:val="00EF633B"/>
    <w:rsid w:val="00EF679F"/>
    <w:rsid w:val="00EF74FB"/>
    <w:rsid w:val="00F00716"/>
    <w:rsid w:val="00F02630"/>
    <w:rsid w:val="00F052C8"/>
    <w:rsid w:val="00F0602E"/>
    <w:rsid w:val="00F06C09"/>
    <w:rsid w:val="00F104E0"/>
    <w:rsid w:val="00F112C3"/>
    <w:rsid w:val="00F116B0"/>
    <w:rsid w:val="00F1216E"/>
    <w:rsid w:val="00F14F72"/>
    <w:rsid w:val="00F15E04"/>
    <w:rsid w:val="00F16B98"/>
    <w:rsid w:val="00F17257"/>
    <w:rsid w:val="00F17791"/>
    <w:rsid w:val="00F2041D"/>
    <w:rsid w:val="00F2111F"/>
    <w:rsid w:val="00F21577"/>
    <w:rsid w:val="00F21616"/>
    <w:rsid w:val="00F2176C"/>
    <w:rsid w:val="00F22169"/>
    <w:rsid w:val="00F24F58"/>
    <w:rsid w:val="00F27C9C"/>
    <w:rsid w:val="00F3116A"/>
    <w:rsid w:val="00F3212A"/>
    <w:rsid w:val="00F33276"/>
    <w:rsid w:val="00F33B04"/>
    <w:rsid w:val="00F33F27"/>
    <w:rsid w:val="00F34461"/>
    <w:rsid w:val="00F35037"/>
    <w:rsid w:val="00F35A7F"/>
    <w:rsid w:val="00F36F61"/>
    <w:rsid w:val="00F36F84"/>
    <w:rsid w:val="00F40292"/>
    <w:rsid w:val="00F412C1"/>
    <w:rsid w:val="00F41EC2"/>
    <w:rsid w:val="00F4273F"/>
    <w:rsid w:val="00F43341"/>
    <w:rsid w:val="00F436B3"/>
    <w:rsid w:val="00F50B5E"/>
    <w:rsid w:val="00F54086"/>
    <w:rsid w:val="00F54423"/>
    <w:rsid w:val="00F54A76"/>
    <w:rsid w:val="00F54FCB"/>
    <w:rsid w:val="00F55ECD"/>
    <w:rsid w:val="00F5603B"/>
    <w:rsid w:val="00F5682B"/>
    <w:rsid w:val="00F572AE"/>
    <w:rsid w:val="00F57A31"/>
    <w:rsid w:val="00F57E60"/>
    <w:rsid w:val="00F6069C"/>
    <w:rsid w:val="00F621E0"/>
    <w:rsid w:val="00F6271A"/>
    <w:rsid w:val="00F63341"/>
    <w:rsid w:val="00F66BB0"/>
    <w:rsid w:val="00F670BF"/>
    <w:rsid w:val="00F67371"/>
    <w:rsid w:val="00F67EBA"/>
    <w:rsid w:val="00F70DE4"/>
    <w:rsid w:val="00F7103C"/>
    <w:rsid w:val="00F71926"/>
    <w:rsid w:val="00F739F2"/>
    <w:rsid w:val="00F73FB3"/>
    <w:rsid w:val="00F744FC"/>
    <w:rsid w:val="00F75B7A"/>
    <w:rsid w:val="00F76BB5"/>
    <w:rsid w:val="00F80BDC"/>
    <w:rsid w:val="00F82E3D"/>
    <w:rsid w:val="00F82F99"/>
    <w:rsid w:val="00F850F6"/>
    <w:rsid w:val="00F8524E"/>
    <w:rsid w:val="00F85BC6"/>
    <w:rsid w:val="00F91173"/>
    <w:rsid w:val="00F9127E"/>
    <w:rsid w:val="00F95A8B"/>
    <w:rsid w:val="00F9682F"/>
    <w:rsid w:val="00F979D1"/>
    <w:rsid w:val="00FA0583"/>
    <w:rsid w:val="00FA0BD0"/>
    <w:rsid w:val="00FA0EF0"/>
    <w:rsid w:val="00FA2141"/>
    <w:rsid w:val="00FA3EC9"/>
    <w:rsid w:val="00FA46F2"/>
    <w:rsid w:val="00FA5EDB"/>
    <w:rsid w:val="00FA5FEF"/>
    <w:rsid w:val="00FA7366"/>
    <w:rsid w:val="00FB06AB"/>
    <w:rsid w:val="00FB09CB"/>
    <w:rsid w:val="00FB0AD4"/>
    <w:rsid w:val="00FB16F8"/>
    <w:rsid w:val="00FB1740"/>
    <w:rsid w:val="00FB1E7E"/>
    <w:rsid w:val="00FB2813"/>
    <w:rsid w:val="00FB4C1A"/>
    <w:rsid w:val="00FB6DD4"/>
    <w:rsid w:val="00FC289B"/>
    <w:rsid w:val="00FC2C82"/>
    <w:rsid w:val="00FC3C00"/>
    <w:rsid w:val="00FC43D3"/>
    <w:rsid w:val="00FC53C6"/>
    <w:rsid w:val="00FD0635"/>
    <w:rsid w:val="00FD140A"/>
    <w:rsid w:val="00FD4E0D"/>
    <w:rsid w:val="00FD5A74"/>
    <w:rsid w:val="00FD6425"/>
    <w:rsid w:val="00FD692A"/>
    <w:rsid w:val="00FD721A"/>
    <w:rsid w:val="00FD7528"/>
    <w:rsid w:val="00FE0372"/>
    <w:rsid w:val="00FE20EE"/>
    <w:rsid w:val="00FE281A"/>
    <w:rsid w:val="00FE45AB"/>
    <w:rsid w:val="00FE4799"/>
    <w:rsid w:val="00FE5D3D"/>
    <w:rsid w:val="00FE6281"/>
    <w:rsid w:val="00FE6A1C"/>
    <w:rsid w:val="00FF209B"/>
    <w:rsid w:val="00FF216E"/>
    <w:rsid w:val="00FF28B9"/>
    <w:rsid w:val="00FF2EFE"/>
    <w:rsid w:val="00FF311A"/>
    <w:rsid w:val="00FF3FEA"/>
    <w:rsid w:val="00FF4CC7"/>
    <w:rsid w:val="00FF5F2F"/>
    <w:rsid w:val="00FF6EC0"/>
    <w:rsid w:val="00FF796D"/>
    <w:rsid w:val="010DC20B"/>
    <w:rsid w:val="01116A5B"/>
    <w:rsid w:val="012BDE7B"/>
    <w:rsid w:val="01426692"/>
    <w:rsid w:val="01BB8AD8"/>
    <w:rsid w:val="021A5430"/>
    <w:rsid w:val="026B3625"/>
    <w:rsid w:val="02729CE7"/>
    <w:rsid w:val="02B31594"/>
    <w:rsid w:val="02EA7874"/>
    <w:rsid w:val="03700DCA"/>
    <w:rsid w:val="03B115EC"/>
    <w:rsid w:val="03D3C092"/>
    <w:rsid w:val="03FE8436"/>
    <w:rsid w:val="040EA579"/>
    <w:rsid w:val="04434CD2"/>
    <w:rsid w:val="044B06F6"/>
    <w:rsid w:val="046B0208"/>
    <w:rsid w:val="046B97D4"/>
    <w:rsid w:val="0475F333"/>
    <w:rsid w:val="04827D52"/>
    <w:rsid w:val="04A3DD64"/>
    <w:rsid w:val="04BAF656"/>
    <w:rsid w:val="052D8F2B"/>
    <w:rsid w:val="055B99DE"/>
    <w:rsid w:val="05A4CCC6"/>
    <w:rsid w:val="05E51BE2"/>
    <w:rsid w:val="060AA545"/>
    <w:rsid w:val="061C96CC"/>
    <w:rsid w:val="0698CD68"/>
    <w:rsid w:val="072C7BE0"/>
    <w:rsid w:val="073102BE"/>
    <w:rsid w:val="07356AC9"/>
    <w:rsid w:val="0747C6FF"/>
    <w:rsid w:val="076A9CCA"/>
    <w:rsid w:val="078EADFA"/>
    <w:rsid w:val="07962971"/>
    <w:rsid w:val="07A4883F"/>
    <w:rsid w:val="086EC20D"/>
    <w:rsid w:val="088C2DA1"/>
    <w:rsid w:val="0894547F"/>
    <w:rsid w:val="096DFC4A"/>
    <w:rsid w:val="09767267"/>
    <w:rsid w:val="09ACB74C"/>
    <w:rsid w:val="0A11A626"/>
    <w:rsid w:val="0A3FC289"/>
    <w:rsid w:val="0A7F654F"/>
    <w:rsid w:val="0A7FB431"/>
    <w:rsid w:val="0A88309B"/>
    <w:rsid w:val="0A8B79D0"/>
    <w:rsid w:val="0ABB5AC4"/>
    <w:rsid w:val="0ADFB5C3"/>
    <w:rsid w:val="0B946E6F"/>
    <w:rsid w:val="0BD3B1DE"/>
    <w:rsid w:val="0BF7F716"/>
    <w:rsid w:val="0C088860"/>
    <w:rsid w:val="0C4A64D2"/>
    <w:rsid w:val="0C7A4C08"/>
    <w:rsid w:val="0C7CAEE5"/>
    <w:rsid w:val="0CB719FE"/>
    <w:rsid w:val="0D2AC610"/>
    <w:rsid w:val="0D4A0021"/>
    <w:rsid w:val="0DB62502"/>
    <w:rsid w:val="0E519FD4"/>
    <w:rsid w:val="0E54638C"/>
    <w:rsid w:val="0E5607BF"/>
    <w:rsid w:val="0E7C399F"/>
    <w:rsid w:val="0E9CB3B8"/>
    <w:rsid w:val="0EA81ABB"/>
    <w:rsid w:val="0EDD2413"/>
    <w:rsid w:val="0F2741EC"/>
    <w:rsid w:val="0F36467F"/>
    <w:rsid w:val="0F4363C6"/>
    <w:rsid w:val="0F5F6B8D"/>
    <w:rsid w:val="0F613A05"/>
    <w:rsid w:val="0F62DDEB"/>
    <w:rsid w:val="0F6A8E59"/>
    <w:rsid w:val="0FB005CD"/>
    <w:rsid w:val="0FB1EB11"/>
    <w:rsid w:val="0FC12EBC"/>
    <w:rsid w:val="10000377"/>
    <w:rsid w:val="103B6EF7"/>
    <w:rsid w:val="107E7C08"/>
    <w:rsid w:val="109D865D"/>
    <w:rsid w:val="10C6787A"/>
    <w:rsid w:val="110D1F8F"/>
    <w:rsid w:val="1165AD36"/>
    <w:rsid w:val="1181AC5D"/>
    <w:rsid w:val="1187681F"/>
    <w:rsid w:val="1200AC6F"/>
    <w:rsid w:val="12039030"/>
    <w:rsid w:val="120DCB85"/>
    <w:rsid w:val="1219E55B"/>
    <w:rsid w:val="123AD08D"/>
    <w:rsid w:val="1275DB3B"/>
    <w:rsid w:val="12908AF2"/>
    <w:rsid w:val="12A603A0"/>
    <w:rsid w:val="12B51B39"/>
    <w:rsid w:val="12C43276"/>
    <w:rsid w:val="12DF34CF"/>
    <w:rsid w:val="12F1F73B"/>
    <w:rsid w:val="1302E68A"/>
    <w:rsid w:val="1323BFC9"/>
    <w:rsid w:val="13587F28"/>
    <w:rsid w:val="14010092"/>
    <w:rsid w:val="140861A4"/>
    <w:rsid w:val="1466C6A5"/>
    <w:rsid w:val="148252D8"/>
    <w:rsid w:val="1489F992"/>
    <w:rsid w:val="14AD7137"/>
    <w:rsid w:val="14BD4269"/>
    <w:rsid w:val="14E262DB"/>
    <w:rsid w:val="150E3A7F"/>
    <w:rsid w:val="1572A406"/>
    <w:rsid w:val="15AE76EC"/>
    <w:rsid w:val="15BA9D78"/>
    <w:rsid w:val="15D33B7B"/>
    <w:rsid w:val="15E00B68"/>
    <w:rsid w:val="162443A3"/>
    <w:rsid w:val="1639D236"/>
    <w:rsid w:val="164791E9"/>
    <w:rsid w:val="16949440"/>
    <w:rsid w:val="16BF6A7B"/>
    <w:rsid w:val="16C4F125"/>
    <w:rsid w:val="16D93A04"/>
    <w:rsid w:val="170C21A2"/>
    <w:rsid w:val="172DA4AF"/>
    <w:rsid w:val="1785B9B9"/>
    <w:rsid w:val="17C4D9D5"/>
    <w:rsid w:val="1815C796"/>
    <w:rsid w:val="187D999C"/>
    <w:rsid w:val="18E6E332"/>
    <w:rsid w:val="18EE976C"/>
    <w:rsid w:val="19312B02"/>
    <w:rsid w:val="1965229E"/>
    <w:rsid w:val="199CB14E"/>
    <w:rsid w:val="19C96861"/>
    <w:rsid w:val="19CA58A9"/>
    <w:rsid w:val="1A62D044"/>
    <w:rsid w:val="1A941472"/>
    <w:rsid w:val="1AC747E9"/>
    <w:rsid w:val="1ADD74C7"/>
    <w:rsid w:val="1B1B0378"/>
    <w:rsid w:val="1B6FE088"/>
    <w:rsid w:val="1C0EB89E"/>
    <w:rsid w:val="1C1C57E7"/>
    <w:rsid w:val="1C61FB44"/>
    <w:rsid w:val="1C753899"/>
    <w:rsid w:val="1C814487"/>
    <w:rsid w:val="1C8EBBC4"/>
    <w:rsid w:val="1CAF0D63"/>
    <w:rsid w:val="1CDB3D22"/>
    <w:rsid w:val="1CDC9989"/>
    <w:rsid w:val="1D034E5E"/>
    <w:rsid w:val="1D137631"/>
    <w:rsid w:val="1D1CD7E1"/>
    <w:rsid w:val="1D4172F2"/>
    <w:rsid w:val="1DB050B1"/>
    <w:rsid w:val="1DB8F778"/>
    <w:rsid w:val="1DE63DB8"/>
    <w:rsid w:val="1E3ED404"/>
    <w:rsid w:val="1E4D0020"/>
    <w:rsid w:val="1E8ED0AB"/>
    <w:rsid w:val="1EEFF430"/>
    <w:rsid w:val="1F019D14"/>
    <w:rsid w:val="1F149619"/>
    <w:rsid w:val="1F1742EE"/>
    <w:rsid w:val="1F198361"/>
    <w:rsid w:val="1F391790"/>
    <w:rsid w:val="1F42FD58"/>
    <w:rsid w:val="1F48DCC7"/>
    <w:rsid w:val="1F79DE65"/>
    <w:rsid w:val="1F7DCADC"/>
    <w:rsid w:val="1FD756D9"/>
    <w:rsid w:val="1FF0AA71"/>
    <w:rsid w:val="20727903"/>
    <w:rsid w:val="20B22CD6"/>
    <w:rsid w:val="20CCF326"/>
    <w:rsid w:val="20F3C702"/>
    <w:rsid w:val="20F990C1"/>
    <w:rsid w:val="214074D4"/>
    <w:rsid w:val="21547914"/>
    <w:rsid w:val="219332CA"/>
    <w:rsid w:val="21B9BC82"/>
    <w:rsid w:val="22217F35"/>
    <w:rsid w:val="2266A99C"/>
    <w:rsid w:val="229D9FA5"/>
    <w:rsid w:val="22B33AAB"/>
    <w:rsid w:val="22CBBADC"/>
    <w:rsid w:val="231886BC"/>
    <w:rsid w:val="237FB456"/>
    <w:rsid w:val="23AF20CC"/>
    <w:rsid w:val="23DFF685"/>
    <w:rsid w:val="2406DC78"/>
    <w:rsid w:val="2414D4DB"/>
    <w:rsid w:val="2414E67B"/>
    <w:rsid w:val="2431D7CA"/>
    <w:rsid w:val="24636C95"/>
    <w:rsid w:val="2467D535"/>
    <w:rsid w:val="246E2C0A"/>
    <w:rsid w:val="24F8631A"/>
    <w:rsid w:val="253A8591"/>
    <w:rsid w:val="25E7F1CC"/>
    <w:rsid w:val="26A6C1FF"/>
    <w:rsid w:val="2751E87F"/>
    <w:rsid w:val="2757A4B4"/>
    <w:rsid w:val="2765AAA8"/>
    <w:rsid w:val="27B17A0B"/>
    <w:rsid w:val="27DA982F"/>
    <w:rsid w:val="27EE2579"/>
    <w:rsid w:val="280CD06B"/>
    <w:rsid w:val="28491B1A"/>
    <w:rsid w:val="2854F314"/>
    <w:rsid w:val="28CAF7DB"/>
    <w:rsid w:val="290178B5"/>
    <w:rsid w:val="294EF304"/>
    <w:rsid w:val="2963DF14"/>
    <w:rsid w:val="29987957"/>
    <w:rsid w:val="2A1EF328"/>
    <w:rsid w:val="2A4805AC"/>
    <w:rsid w:val="2A8C13BA"/>
    <w:rsid w:val="2ACC53ED"/>
    <w:rsid w:val="2AE76E8D"/>
    <w:rsid w:val="2AE80BBC"/>
    <w:rsid w:val="2AED5DBD"/>
    <w:rsid w:val="2B23386F"/>
    <w:rsid w:val="2B351454"/>
    <w:rsid w:val="2B4BB1DC"/>
    <w:rsid w:val="2B534DE1"/>
    <w:rsid w:val="2B76E9B0"/>
    <w:rsid w:val="2B8EE8AA"/>
    <w:rsid w:val="2BE4E3CD"/>
    <w:rsid w:val="2C1D5ABC"/>
    <w:rsid w:val="2C67C92D"/>
    <w:rsid w:val="2C94F110"/>
    <w:rsid w:val="2CBE3509"/>
    <w:rsid w:val="2CF7F499"/>
    <w:rsid w:val="2D46DA3D"/>
    <w:rsid w:val="2D4C21FC"/>
    <w:rsid w:val="2D8880B3"/>
    <w:rsid w:val="2D96729D"/>
    <w:rsid w:val="2DBBCD62"/>
    <w:rsid w:val="2DCD45F7"/>
    <w:rsid w:val="2DD1AAD6"/>
    <w:rsid w:val="2E1295D9"/>
    <w:rsid w:val="2E1B98D0"/>
    <w:rsid w:val="2E3AB851"/>
    <w:rsid w:val="2E72B189"/>
    <w:rsid w:val="2E9A6B8B"/>
    <w:rsid w:val="2F0D60EF"/>
    <w:rsid w:val="2F11F0D8"/>
    <w:rsid w:val="2F2B821F"/>
    <w:rsid w:val="2F83883B"/>
    <w:rsid w:val="2F8652BF"/>
    <w:rsid w:val="2FA01610"/>
    <w:rsid w:val="2FD51FB8"/>
    <w:rsid w:val="30B34C7C"/>
    <w:rsid w:val="30D5A732"/>
    <w:rsid w:val="30E3665B"/>
    <w:rsid w:val="31098BFF"/>
    <w:rsid w:val="3132F982"/>
    <w:rsid w:val="314D7373"/>
    <w:rsid w:val="318082BD"/>
    <w:rsid w:val="31CDD551"/>
    <w:rsid w:val="3218F1F4"/>
    <w:rsid w:val="325BDA10"/>
    <w:rsid w:val="325EAFA7"/>
    <w:rsid w:val="327D0ECB"/>
    <w:rsid w:val="330BBFB0"/>
    <w:rsid w:val="3331EEF9"/>
    <w:rsid w:val="33332ADD"/>
    <w:rsid w:val="33434064"/>
    <w:rsid w:val="335A26E0"/>
    <w:rsid w:val="335D3182"/>
    <w:rsid w:val="339607AC"/>
    <w:rsid w:val="33A6E010"/>
    <w:rsid w:val="33E1DD8B"/>
    <w:rsid w:val="34360D12"/>
    <w:rsid w:val="345333F1"/>
    <w:rsid w:val="34570F8A"/>
    <w:rsid w:val="34601DF6"/>
    <w:rsid w:val="3481E286"/>
    <w:rsid w:val="3544F80B"/>
    <w:rsid w:val="3596B45B"/>
    <w:rsid w:val="35A9DCE5"/>
    <w:rsid w:val="35E044F7"/>
    <w:rsid w:val="3608C2FA"/>
    <w:rsid w:val="360DB265"/>
    <w:rsid w:val="361C1038"/>
    <w:rsid w:val="3643A7B3"/>
    <w:rsid w:val="365A3164"/>
    <w:rsid w:val="3662CB9C"/>
    <w:rsid w:val="36D01D9F"/>
    <w:rsid w:val="36DA60F1"/>
    <w:rsid w:val="3720F267"/>
    <w:rsid w:val="37274FA2"/>
    <w:rsid w:val="3743ED93"/>
    <w:rsid w:val="37B71949"/>
    <w:rsid w:val="37D3780F"/>
    <w:rsid w:val="37DBF4D5"/>
    <w:rsid w:val="37F55B60"/>
    <w:rsid w:val="38EF8CE1"/>
    <w:rsid w:val="38FBFF91"/>
    <w:rsid w:val="392045D7"/>
    <w:rsid w:val="39596D9A"/>
    <w:rsid w:val="396C0B38"/>
    <w:rsid w:val="397F08B2"/>
    <w:rsid w:val="3980E5AA"/>
    <w:rsid w:val="399D8C9E"/>
    <w:rsid w:val="39A034E6"/>
    <w:rsid w:val="39C51D65"/>
    <w:rsid w:val="39CA3E2D"/>
    <w:rsid w:val="39F7860F"/>
    <w:rsid w:val="3A11F0BA"/>
    <w:rsid w:val="3A39778D"/>
    <w:rsid w:val="3A56D462"/>
    <w:rsid w:val="3A5B931C"/>
    <w:rsid w:val="3A7B54A9"/>
    <w:rsid w:val="3A9B38D2"/>
    <w:rsid w:val="3AB8E30F"/>
    <w:rsid w:val="3ADECFE5"/>
    <w:rsid w:val="3AE7BB5B"/>
    <w:rsid w:val="3AF22D2A"/>
    <w:rsid w:val="3B2D9275"/>
    <w:rsid w:val="3B3B6F02"/>
    <w:rsid w:val="3B3C9249"/>
    <w:rsid w:val="3B470D07"/>
    <w:rsid w:val="3B5B555F"/>
    <w:rsid w:val="3B6347F4"/>
    <w:rsid w:val="3B7F915B"/>
    <w:rsid w:val="3BAB20D8"/>
    <w:rsid w:val="3BBEBD75"/>
    <w:rsid w:val="3C06764B"/>
    <w:rsid w:val="3C451B1F"/>
    <w:rsid w:val="3C49EE6B"/>
    <w:rsid w:val="3C4B0EB1"/>
    <w:rsid w:val="3CD3C5AD"/>
    <w:rsid w:val="3CE7C0B1"/>
    <w:rsid w:val="3D8ABC4D"/>
    <w:rsid w:val="3D9D0CDE"/>
    <w:rsid w:val="3D9E8EFC"/>
    <w:rsid w:val="3DAF9DFD"/>
    <w:rsid w:val="3E1EF066"/>
    <w:rsid w:val="3E325DE4"/>
    <w:rsid w:val="3E445A60"/>
    <w:rsid w:val="3E835F26"/>
    <w:rsid w:val="3EAFD942"/>
    <w:rsid w:val="3ECA7F6F"/>
    <w:rsid w:val="3EDD17BE"/>
    <w:rsid w:val="3F028693"/>
    <w:rsid w:val="3F673B0D"/>
    <w:rsid w:val="3FA7A7AE"/>
    <w:rsid w:val="3FC20C5C"/>
    <w:rsid w:val="3FCBCCFE"/>
    <w:rsid w:val="3FD4813E"/>
    <w:rsid w:val="3FEB8A57"/>
    <w:rsid w:val="3FF3F461"/>
    <w:rsid w:val="3FF49565"/>
    <w:rsid w:val="4078E3D0"/>
    <w:rsid w:val="40DC4556"/>
    <w:rsid w:val="411D7888"/>
    <w:rsid w:val="4136805B"/>
    <w:rsid w:val="41986501"/>
    <w:rsid w:val="41DBC407"/>
    <w:rsid w:val="4240EF49"/>
    <w:rsid w:val="4241D3E9"/>
    <w:rsid w:val="428D1434"/>
    <w:rsid w:val="42CEFFC9"/>
    <w:rsid w:val="42E6B698"/>
    <w:rsid w:val="431E4876"/>
    <w:rsid w:val="4331604D"/>
    <w:rsid w:val="4334C04D"/>
    <w:rsid w:val="437D1160"/>
    <w:rsid w:val="439FF758"/>
    <w:rsid w:val="43A56C6D"/>
    <w:rsid w:val="43C18AD3"/>
    <w:rsid w:val="43CE904B"/>
    <w:rsid w:val="43FADE7D"/>
    <w:rsid w:val="440BD2D5"/>
    <w:rsid w:val="442B0FEC"/>
    <w:rsid w:val="444BA3EF"/>
    <w:rsid w:val="445B2FDE"/>
    <w:rsid w:val="450D3E0C"/>
    <w:rsid w:val="451679BB"/>
    <w:rsid w:val="45B83E4F"/>
    <w:rsid w:val="46058B6A"/>
    <w:rsid w:val="4615EEFF"/>
    <w:rsid w:val="46A39EA6"/>
    <w:rsid w:val="46A7DACD"/>
    <w:rsid w:val="46AE8F60"/>
    <w:rsid w:val="470C0A26"/>
    <w:rsid w:val="472A4439"/>
    <w:rsid w:val="478BE1B2"/>
    <w:rsid w:val="47904FFD"/>
    <w:rsid w:val="47C1CD83"/>
    <w:rsid w:val="47DD3DBC"/>
    <w:rsid w:val="4814B2AF"/>
    <w:rsid w:val="4860D4FE"/>
    <w:rsid w:val="48AC68A3"/>
    <w:rsid w:val="48B0A787"/>
    <w:rsid w:val="48C26BF0"/>
    <w:rsid w:val="48C479F1"/>
    <w:rsid w:val="48EDDC5E"/>
    <w:rsid w:val="48F3E2BE"/>
    <w:rsid w:val="49139DA3"/>
    <w:rsid w:val="493AA65C"/>
    <w:rsid w:val="493CAA6F"/>
    <w:rsid w:val="498B6ABA"/>
    <w:rsid w:val="49D16809"/>
    <w:rsid w:val="49D214A4"/>
    <w:rsid w:val="49E654DE"/>
    <w:rsid w:val="4A2AE3E1"/>
    <w:rsid w:val="4ADFC5C1"/>
    <w:rsid w:val="4AF527B5"/>
    <w:rsid w:val="4B302BC1"/>
    <w:rsid w:val="4B85D92D"/>
    <w:rsid w:val="4BDF8AD3"/>
    <w:rsid w:val="4BE61B1C"/>
    <w:rsid w:val="4C0BAB7D"/>
    <w:rsid w:val="4C11744F"/>
    <w:rsid w:val="4C17B07D"/>
    <w:rsid w:val="4C627F47"/>
    <w:rsid w:val="4C8E808E"/>
    <w:rsid w:val="4C9DA063"/>
    <w:rsid w:val="4CAA979B"/>
    <w:rsid w:val="4CC37D16"/>
    <w:rsid w:val="4CDC7F78"/>
    <w:rsid w:val="4D20714D"/>
    <w:rsid w:val="4D89FF60"/>
    <w:rsid w:val="4D915D01"/>
    <w:rsid w:val="4DB6E1AF"/>
    <w:rsid w:val="4DBB7C3A"/>
    <w:rsid w:val="4DBCF979"/>
    <w:rsid w:val="4E0F015B"/>
    <w:rsid w:val="4E3E5A5C"/>
    <w:rsid w:val="4E53C7A1"/>
    <w:rsid w:val="4E5B1ECE"/>
    <w:rsid w:val="4E5DA36D"/>
    <w:rsid w:val="4E62880D"/>
    <w:rsid w:val="4E876255"/>
    <w:rsid w:val="4EA560F8"/>
    <w:rsid w:val="4EF28EE9"/>
    <w:rsid w:val="4FA4A0F9"/>
    <w:rsid w:val="4FB97653"/>
    <w:rsid w:val="4FD0350A"/>
    <w:rsid w:val="4FEC3DA4"/>
    <w:rsid w:val="4FFDD800"/>
    <w:rsid w:val="504E8241"/>
    <w:rsid w:val="50618E42"/>
    <w:rsid w:val="50A20D55"/>
    <w:rsid w:val="50AF1D78"/>
    <w:rsid w:val="50CD2B3D"/>
    <w:rsid w:val="50E68860"/>
    <w:rsid w:val="50EA830F"/>
    <w:rsid w:val="50F34127"/>
    <w:rsid w:val="51447EE3"/>
    <w:rsid w:val="515F02BE"/>
    <w:rsid w:val="51CD0A62"/>
    <w:rsid w:val="5256F65C"/>
    <w:rsid w:val="52FF341C"/>
    <w:rsid w:val="530AB679"/>
    <w:rsid w:val="53C16B8C"/>
    <w:rsid w:val="547FC676"/>
    <w:rsid w:val="5486D281"/>
    <w:rsid w:val="548E4A12"/>
    <w:rsid w:val="54D85D8B"/>
    <w:rsid w:val="553F75ED"/>
    <w:rsid w:val="554EF319"/>
    <w:rsid w:val="55522EF5"/>
    <w:rsid w:val="55632207"/>
    <w:rsid w:val="5647011B"/>
    <w:rsid w:val="565426F9"/>
    <w:rsid w:val="5678A273"/>
    <w:rsid w:val="56B76EEC"/>
    <w:rsid w:val="56BE7B03"/>
    <w:rsid w:val="571C8525"/>
    <w:rsid w:val="57417CD9"/>
    <w:rsid w:val="5759D87F"/>
    <w:rsid w:val="578129A3"/>
    <w:rsid w:val="57B83BFF"/>
    <w:rsid w:val="5803187B"/>
    <w:rsid w:val="58085FD6"/>
    <w:rsid w:val="5820175E"/>
    <w:rsid w:val="5855C516"/>
    <w:rsid w:val="58744600"/>
    <w:rsid w:val="59090161"/>
    <w:rsid w:val="591094A9"/>
    <w:rsid w:val="59137EAB"/>
    <w:rsid w:val="59322B34"/>
    <w:rsid w:val="59322EB9"/>
    <w:rsid w:val="59689D6F"/>
    <w:rsid w:val="597A5B36"/>
    <w:rsid w:val="59B6B75F"/>
    <w:rsid w:val="59BBE1EA"/>
    <w:rsid w:val="59E2C966"/>
    <w:rsid w:val="5A1E9F1F"/>
    <w:rsid w:val="5A22285B"/>
    <w:rsid w:val="5A49F08D"/>
    <w:rsid w:val="5A78A006"/>
    <w:rsid w:val="5A8F674D"/>
    <w:rsid w:val="5AA75718"/>
    <w:rsid w:val="5ABE38C3"/>
    <w:rsid w:val="5B0CDA5B"/>
    <w:rsid w:val="5B116557"/>
    <w:rsid w:val="5B158D3A"/>
    <w:rsid w:val="5B18CBCB"/>
    <w:rsid w:val="5B19594D"/>
    <w:rsid w:val="5B21DE88"/>
    <w:rsid w:val="5BECD7ED"/>
    <w:rsid w:val="5C1F59CC"/>
    <w:rsid w:val="5C2F7ADB"/>
    <w:rsid w:val="5C502CD0"/>
    <w:rsid w:val="5C7C1C10"/>
    <w:rsid w:val="5C8756E9"/>
    <w:rsid w:val="5C92C199"/>
    <w:rsid w:val="5CA72363"/>
    <w:rsid w:val="5CB10730"/>
    <w:rsid w:val="5CB22BCD"/>
    <w:rsid w:val="5CD2EE00"/>
    <w:rsid w:val="5D26BC44"/>
    <w:rsid w:val="5D94434A"/>
    <w:rsid w:val="5DAF6C03"/>
    <w:rsid w:val="5DB9A6EC"/>
    <w:rsid w:val="5DE8556F"/>
    <w:rsid w:val="5DFB6E68"/>
    <w:rsid w:val="5DFF84C6"/>
    <w:rsid w:val="5E5AE5EC"/>
    <w:rsid w:val="5E61B466"/>
    <w:rsid w:val="5E692296"/>
    <w:rsid w:val="5EAB7149"/>
    <w:rsid w:val="5EFD6161"/>
    <w:rsid w:val="5F1A4291"/>
    <w:rsid w:val="5F379911"/>
    <w:rsid w:val="5F95CB7C"/>
    <w:rsid w:val="5F971C40"/>
    <w:rsid w:val="5FE3E9CA"/>
    <w:rsid w:val="5FF002C7"/>
    <w:rsid w:val="60368B27"/>
    <w:rsid w:val="603AC63D"/>
    <w:rsid w:val="609E486C"/>
    <w:rsid w:val="60DC1D7D"/>
    <w:rsid w:val="612B57D3"/>
    <w:rsid w:val="6135A2D5"/>
    <w:rsid w:val="614723FA"/>
    <w:rsid w:val="616648A3"/>
    <w:rsid w:val="616DAE25"/>
    <w:rsid w:val="61B27299"/>
    <w:rsid w:val="61B99AA9"/>
    <w:rsid w:val="61E0D625"/>
    <w:rsid w:val="61E2D91F"/>
    <w:rsid w:val="6247127A"/>
    <w:rsid w:val="63000066"/>
    <w:rsid w:val="630FFFBF"/>
    <w:rsid w:val="6318F142"/>
    <w:rsid w:val="633F6C04"/>
    <w:rsid w:val="637E3192"/>
    <w:rsid w:val="63986828"/>
    <w:rsid w:val="63D31E93"/>
    <w:rsid w:val="63F944C0"/>
    <w:rsid w:val="640D6046"/>
    <w:rsid w:val="64485E66"/>
    <w:rsid w:val="648329BC"/>
    <w:rsid w:val="648DED01"/>
    <w:rsid w:val="64A08F12"/>
    <w:rsid w:val="64DC5DAC"/>
    <w:rsid w:val="650209F2"/>
    <w:rsid w:val="6502671E"/>
    <w:rsid w:val="650CF43E"/>
    <w:rsid w:val="6531D732"/>
    <w:rsid w:val="65C93097"/>
    <w:rsid w:val="65F3D064"/>
    <w:rsid w:val="6660074B"/>
    <w:rsid w:val="666CD065"/>
    <w:rsid w:val="6677BC63"/>
    <w:rsid w:val="66C1E234"/>
    <w:rsid w:val="67162283"/>
    <w:rsid w:val="6752186D"/>
    <w:rsid w:val="6775D07B"/>
    <w:rsid w:val="679BCD2A"/>
    <w:rsid w:val="67A7D150"/>
    <w:rsid w:val="67A92F08"/>
    <w:rsid w:val="67DD62EF"/>
    <w:rsid w:val="67F2017E"/>
    <w:rsid w:val="67F5415D"/>
    <w:rsid w:val="68037A3C"/>
    <w:rsid w:val="6819C66D"/>
    <w:rsid w:val="6868611B"/>
    <w:rsid w:val="686A2743"/>
    <w:rsid w:val="689FE3F8"/>
    <w:rsid w:val="691DB672"/>
    <w:rsid w:val="697B21BC"/>
    <w:rsid w:val="69FDB157"/>
    <w:rsid w:val="6A18D7AF"/>
    <w:rsid w:val="6A315E94"/>
    <w:rsid w:val="6A4C67F3"/>
    <w:rsid w:val="6A7E1C74"/>
    <w:rsid w:val="6AB989A1"/>
    <w:rsid w:val="6ABBD710"/>
    <w:rsid w:val="6AFF19F8"/>
    <w:rsid w:val="6B0312F5"/>
    <w:rsid w:val="6B25C91F"/>
    <w:rsid w:val="6B401098"/>
    <w:rsid w:val="6C0A2260"/>
    <w:rsid w:val="6C7279C2"/>
    <w:rsid w:val="6C8FB4D1"/>
    <w:rsid w:val="6C98805A"/>
    <w:rsid w:val="6C98EFD7"/>
    <w:rsid w:val="6CA5BE7A"/>
    <w:rsid w:val="6CA6DD39"/>
    <w:rsid w:val="6D0BF37B"/>
    <w:rsid w:val="6D1BFDA3"/>
    <w:rsid w:val="6D544301"/>
    <w:rsid w:val="6D717152"/>
    <w:rsid w:val="6D77020F"/>
    <w:rsid w:val="6D915432"/>
    <w:rsid w:val="6D9D8542"/>
    <w:rsid w:val="6DA830D6"/>
    <w:rsid w:val="6DB97104"/>
    <w:rsid w:val="6DD7A226"/>
    <w:rsid w:val="6E0196BE"/>
    <w:rsid w:val="6E3AC0D2"/>
    <w:rsid w:val="6E43AF0B"/>
    <w:rsid w:val="6E5828E3"/>
    <w:rsid w:val="6E67C43D"/>
    <w:rsid w:val="6E6995D9"/>
    <w:rsid w:val="6E9DECAA"/>
    <w:rsid w:val="6E9EC06E"/>
    <w:rsid w:val="6EA49277"/>
    <w:rsid w:val="6EC51EDE"/>
    <w:rsid w:val="6EE92632"/>
    <w:rsid w:val="6EFFE040"/>
    <w:rsid w:val="6F01CB44"/>
    <w:rsid w:val="6F1D5909"/>
    <w:rsid w:val="6F6172AC"/>
    <w:rsid w:val="6F731668"/>
    <w:rsid w:val="6F8B767A"/>
    <w:rsid w:val="6FFBFABF"/>
    <w:rsid w:val="700D45FB"/>
    <w:rsid w:val="700FF394"/>
    <w:rsid w:val="70292C4D"/>
    <w:rsid w:val="7066947A"/>
    <w:rsid w:val="706C1188"/>
    <w:rsid w:val="709C8DDE"/>
    <w:rsid w:val="70A2455E"/>
    <w:rsid w:val="70DEF09B"/>
    <w:rsid w:val="70F13C6C"/>
    <w:rsid w:val="713B6C70"/>
    <w:rsid w:val="7149B932"/>
    <w:rsid w:val="715B0403"/>
    <w:rsid w:val="7176663F"/>
    <w:rsid w:val="7188A500"/>
    <w:rsid w:val="719D4EC5"/>
    <w:rsid w:val="71B63A4C"/>
    <w:rsid w:val="71BAAC58"/>
    <w:rsid w:val="72399FE5"/>
    <w:rsid w:val="729DF67C"/>
    <w:rsid w:val="72A993A9"/>
    <w:rsid w:val="72CC93A8"/>
    <w:rsid w:val="72F233D0"/>
    <w:rsid w:val="73379F68"/>
    <w:rsid w:val="734B0CA3"/>
    <w:rsid w:val="734F7480"/>
    <w:rsid w:val="73BDCAEC"/>
    <w:rsid w:val="73D7DFAB"/>
    <w:rsid w:val="7401CDDE"/>
    <w:rsid w:val="748A02A0"/>
    <w:rsid w:val="74ACE119"/>
    <w:rsid w:val="7522DF17"/>
    <w:rsid w:val="752EB231"/>
    <w:rsid w:val="7546A0D5"/>
    <w:rsid w:val="75615866"/>
    <w:rsid w:val="7565AB89"/>
    <w:rsid w:val="76140F06"/>
    <w:rsid w:val="7631CD14"/>
    <w:rsid w:val="763BCA57"/>
    <w:rsid w:val="765DECB1"/>
    <w:rsid w:val="766C720F"/>
    <w:rsid w:val="76BD0464"/>
    <w:rsid w:val="771FDBD7"/>
    <w:rsid w:val="7735CDB7"/>
    <w:rsid w:val="774FA7A6"/>
    <w:rsid w:val="77545D35"/>
    <w:rsid w:val="779B37BB"/>
    <w:rsid w:val="77AB925A"/>
    <w:rsid w:val="77CED08A"/>
    <w:rsid w:val="77EC962B"/>
    <w:rsid w:val="7811B7E3"/>
    <w:rsid w:val="789895FF"/>
    <w:rsid w:val="78D9DDD9"/>
    <w:rsid w:val="78FB8E32"/>
    <w:rsid w:val="7905EC43"/>
    <w:rsid w:val="7950515A"/>
    <w:rsid w:val="79899EFC"/>
    <w:rsid w:val="79CCE91D"/>
    <w:rsid w:val="79CFC729"/>
    <w:rsid w:val="7A017FFE"/>
    <w:rsid w:val="7A5A30F8"/>
    <w:rsid w:val="7A6FEFAF"/>
    <w:rsid w:val="7A715B79"/>
    <w:rsid w:val="7A732FBE"/>
    <w:rsid w:val="7A88BD27"/>
    <w:rsid w:val="7A965597"/>
    <w:rsid w:val="7AD62FCE"/>
    <w:rsid w:val="7AFA3F49"/>
    <w:rsid w:val="7B012C5D"/>
    <w:rsid w:val="7B01D548"/>
    <w:rsid w:val="7B3EC689"/>
    <w:rsid w:val="7B92E0FC"/>
    <w:rsid w:val="7BBD1B13"/>
    <w:rsid w:val="7C1422A9"/>
    <w:rsid w:val="7C14AABD"/>
    <w:rsid w:val="7C38F951"/>
    <w:rsid w:val="7C6AA135"/>
    <w:rsid w:val="7CAB2851"/>
    <w:rsid w:val="7D55CEED"/>
    <w:rsid w:val="7D8A6431"/>
    <w:rsid w:val="7D91E0E3"/>
    <w:rsid w:val="7D96A01E"/>
    <w:rsid w:val="7DCD234B"/>
    <w:rsid w:val="7DCEA925"/>
    <w:rsid w:val="7DE0CF65"/>
    <w:rsid w:val="7DF134C6"/>
    <w:rsid w:val="7E253C1D"/>
    <w:rsid w:val="7E554465"/>
    <w:rsid w:val="7E761965"/>
    <w:rsid w:val="7E78C586"/>
    <w:rsid w:val="7EBC8F40"/>
    <w:rsid w:val="7EC2E0E3"/>
    <w:rsid w:val="7F091542"/>
    <w:rsid w:val="7FA9FBFE"/>
    <w:rsid w:val="7FE0DD2B"/>
    <w:rsid w:val="7FF1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78309B"/>
  <w15:chartTrackingRefBased/>
  <w15:docId w15:val="{E0D43C75-400D-4FBB-A31F-E828170B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1D59"/>
    <w:pPr>
      <w:ind w:firstLine="227"/>
      <w:jc w:val="both"/>
    </w:pPr>
    <w:rPr>
      <w:rFonts w:ascii="Times" w:hAnsi="Times"/>
      <w:lang w:eastAsia="de-DE"/>
    </w:rPr>
  </w:style>
  <w:style w:type="paragraph" w:styleId="Ttulo1">
    <w:name w:val="heading 1"/>
    <w:basedOn w:val="Normal"/>
    <w:next w:val="Normal"/>
    <w:qFormat/>
    <w:rsid w:val="006B229F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rsid w:val="006B229F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6B229F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6B229F"/>
    <w:pPr>
      <w:keepNext/>
      <w:numPr>
        <w:ilvl w:val="3"/>
        <w:numId w:val="1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6B229F"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Ttulo6">
    <w:name w:val="heading 6"/>
    <w:basedOn w:val="Normal"/>
    <w:next w:val="Normal"/>
    <w:qFormat/>
    <w:rsid w:val="006B229F"/>
    <w:pPr>
      <w:numPr>
        <w:ilvl w:val="5"/>
        <w:numId w:val="1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rsid w:val="006B229F"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rsid w:val="006B229F"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rsid w:val="006B229F"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rsid w:val="006B229F"/>
    <w:pPr>
      <w:tabs>
        <w:tab w:val="center" w:pos="4536"/>
        <w:tab w:val="right" w:pos="9072"/>
      </w:tabs>
    </w:pPr>
  </w:style>
  <w:style w:type="paragraph" w:styleId="Rodap">
    <w:name w:val="footer"/>
    <w:basedOn w:val="Normal"/>
    <w:link w:val="RodapCarter"/>
    <w:uiPriority w:val="99"/>
    <w:rsid w:val="006B229F"/>
    <w:pPr>
      <w:tabs>
        <w:tab w:val="center" w:pos="4536"/>
        <w:tab w:val="right" w:pos="9072"/>
      </w:tabs>
    </w:pPr>
  </w:style>
  <w:style w:type="character" w:styleId="Nmerodepgina">
    <w:name w:val="page number"/>
    <w:basedOn w:val="Tipodeletrapredefinidodopargrafo"/>
    <w:rsid w:val="006B229F"/>
  </w:style>
  <w:style w:type="table" w:styleId="TabelacomGrelha">
    <w:name w:val="Table Grid"/>
    <w:basedOn w:val="Tabelanormal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uthor">
    <w:name w:val="author"/>
    <w:basedOn w:val="Normal"/>
    <w:next w:val="authorinfo"/>
    <w:rsid w:val="006B229F"/>
    <w:pPr>
      <w:spacing w:after="220"/>
      <w:jc w:val="center"/>
    </w:pPr>
  </w:style>
  <w:style w:type="paragraph" w:customStyle="1" w:styleId="authorinfo">
    <w:name w:val="authorinfo"/>
    <w:basedOn w:val="Normal"/>
    <w:next w:val="email"/>
    <w:rsid w:val="006B229F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rsid w:val="006B229F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rsid w:val="006B229F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6B229F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link w:val="heading3Zchn"/>
    <w:rsid w:val="006B229F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rsid w:val="006B229F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rsid w:val="006B229F"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rsid w:val="006B229F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abstract">
    <w:name w:val="abstract"/>
    <w:basedOn w:val="p1a"/>
    <w:next w:val="heading1"/>
    <w:rsid w:val="006B229F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6B229F"/>
    <w:pPr>
      <w:ind w:firstLine="0"/>
    </w:pPr>
  </w:style>
  <w:style w:type="paragraph" w:customStyle="1" w:styleId="reference">
    <w:name w:val="reference"/>
    <w:basedOn w:val="Normal"/>
    <w:rsid w:val="006B229F"/>
    <w:pPr>
      <w:ind w:left="227" w:hanging="227"/>
    </w:pPr>
    <w:rPr>
      <w:sz w:val="18"/>
    </w:rPr>
  </w:style>
  <w:style w:type="character" w:styleId="Refdenotaderodap">
    <w:name w:val="footnote reference"/>
    <w:semiHidden/>
    <w:rsid w:val="006B229F"/>
    <w:rPr>
      <w:position w:val="6"/>
      <w:sz w:val="12"/>
      <w:vertAlign w:val="baseline"/>
    </w:rPr>
  </w:style>
  <w:style w:type="paragraph" w:customStyle="1" w:styleId="Runninghead-left">
    <w:name w:val="Running head - left"/>
    <w:basedOn w:val="Normal"/>
    <w:rsid w:val="006B229F"/>
    <w:pPr>
      <w:tabs>
        <w:tab w:val="left" w:pos="680"/>
        <w:tab w:val="right" w:pos="6237"/>
        <w:tab w:val="right" w:pos="6917"/>
      </w:tabs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rsid w:val="006B229F"/>
    <w:pPr>
      <w:jc w:val="right"/>
    </w:pPr>
  </w:style>
  <w:style w:type="paragraph" w:customStyle="1" w:styleId="BulletItem">
    <w:name w:val="Bullet Item"/>
    <w:basedOn w:val="Item"/>
    <w:rsid w:val="006B229F"/>
  </w:style>
  <w:style w:type="paragraph" w:customStyle="1" w:styleId="Item">
    <w:name w:val="Item"/>
    <w:basedOn w:val="Normal"/>
    <w:next w:val="Normal"/>
    <w:rsid w:val="006B229F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  <w:rsid w:val="006B229F"/>
  </w:style>
  <w:style w:type="paragraph" w:styleId="Textodenotaderodap">
    <w:name w:val="footnote text"/>
    <w:basedOn w:val="Normal"/>
    <w:semiHidden/>
    <w:rsid w:val="006B229F"/>
    <w:pPr>
      <w:tabs>
        <w:tab w:val="left" w:pos="170"/>
      </w:tabs>
      <w:ind w:left="170" w:hanging="170"/>
    </w:pPr>
    <w:rPr>
      <w:sz w:val="18"/>
    </w:rPr>
  </w:style>
  <w:style w:type="paragraph" w:customStyle="1" w:styleId="programcode">
    <w:name w:val="programcode"/>
    <w:basedOn w:val="Normal"/>
    <w:rsid w:val="006B229F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 w:firstLine="0"/>
      <w:jc w:val="left"/>
    </w:pPr>
    <w:rPr>
      <w:rFonts w:ascii="Courier" w:hAnsi="Courier"/>
    </w:rPr>
  </w:style>
  <w:style w:type="paragraph" w:customStyle="1" w:styleId="FunotentextFootnote">
    <w:name w:val="Fußnotentext.Footnote"/>
    <w:basedOn w:val="Normal"/>
    <w:rsid w:val="006B229F"/>
    <w:pPr>
      <w:tabs>
        <w:tab w:val="left" w:pos="170"/>
      </w:tabs>
      <w:ind w:left="170" w:hanging="170"/>
    </w:pPr>
    <w:rPr>
      <w:sz w:val="18"/>
    </w:rPr>
  </w:style>
  <w:style w:type="paragraph" w:styleId="Legenda">
    <w:name w:val="caption"/>
    <w:basedOn w:val="Normal"/>
    <w:next w:val="Normal"/>
    <w:qFormat/>
    <w:rsid w:val="006B229F"/>
    <w:pPr>
      <w:spacing w:before="120" w:after="120"/>
    </w:pPr>
    <w:rPr>
      <w:b/>
    </w:rPr>
  </w:style>
  <w:style w:type="paragraph" w:customStyle="1" w:styleId="heading4">
    <w:name w:val="heading4"/>
    <w:basedOn w:val="Normal"/>
    <w:next w:val="p1a"/>
    <w:rsid w:val="006B229F"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rsid w:val="009B1D59"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rsid w:val="009B1D59"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rsid w:val="009B1D59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rsid w:val="009B1D59"/>
    <w:pPr>
      <w:ind w:left="227" w:hanging="227"/>
    </w:pPr>
    <w:rPr>
      <w:sz w:val="18"/>
    </w:rPr>
  </w:style>
  <w:style w:type="character" w:styleId="Hiperligao">
    <w:name w:val="Hyperlink"/>
    <w:uiPriority w:val="99"/>
    <w:rsid w:val="009B1D59"/>
    <w:rPr>
      <w:color w:val="0000FF"/>
      <w:u w:val="single"/>
    </w:rPr>
  </w:style>
  <w:style w:type="paragraph" w:customStyle="1" w:styleId="BodyText21">
    <w:name w:val="Body Text 21"/>
    <w:basedOn w:val="Normal"/>
    <w:rsid w:val="009B1D59"/>
  </w:style>
  <w:style w:type="character" w:customStyle="1" w:styleId="heading3Zchn">
    <w:name w:val="heading3 Zchn"/>
    <w:link w:val="heading3"/>
    <w:rsid w:val="009F4136"/>
    <w:rPr>
      <w:rFonts w:ascii="Times" w:hAnsi="Times"/>
      <w:b/>
      <w:lang w:val="en-US" w:eastAsia="de-DE" w:bidi="ar-SA"/>
    </w:rPr>
  </w:style>
  <w:style w:type="character" w:customStyle="1" w:styleId="p1aZchn">
    <w:name w:val="p1a Zchn"/>
    <w:link w:val="p1a"/>
    <w:rsid w:val="009F4136"/>
    <w:rPr>
      <w:rFonts w:ascii="Times" w:hAnsi="Times"/>
      <w:lang w:val="en-US" w:eastAsia="de-DE" w:bidi="ar-SA"/>
    </w:rPr>
  </w:style>
  <w:style w:type="character" w:styleId="Refdecomentrio">
    <w:name w:val="annotation reference"/>
    <w:semiHidden/>
    <w:rsid w:val="00C16F71"/>
    <w:rPr>
      <w:sz w:val="16"/>
      <w:szCs w:val="16"/>
    </w:rPr>
  </w:style>
  <w:style w:type="paragraph" w:styleId="Textodecomentrio">
    <w:name w:val="annotation text"/>
    <w:basedOn w:val="Normal"/>
    <w:semiHidden/>
    <w:rsid w:val="00C16F71"/>
  </w:style>
  <w:style w:type="paragraph" w:styleId="Assuntodecomentrio">
    <w:name w:val="annotation subject"/>
    <w:basedOn w:val="Textodecomentrio"/>
    <w:next w:val="Textodecomentrio"/>
    <w:semiHidden/>
    <w:rsid w:val="00C16F71"/>
    <w:rPr>
      <w:b/>
      <w:bCs/>
    </w:rPr>
  </w:style>
  <w:style w:type="paragraph" w:styleId="Textodebalo">
    <w:name w:val="Balloon Text"/>
    <w:basedOn w:val="Normal"/>
    <w:semiHidden/>
    <w:rsid w:val="00C16F71"/>
    <w:rPr>
      <w:rFonts w:ascii="Tahoma" w:hAnsi="Tahoma" w:cs="Tahoma"/>
      <w:sz w:val="16"/>
      <w:szCs w:val="16"/>
    </w:rPr>
  </w:style>
  <w:style w:type="character" w:styleId="Hiperligaovisitada">
    <w:name w:val="FollowedHyperlink"/>
    <w:rsid w:val="00F36F61"/>
    <w:rPr>
      <w:color w:val="800080"/>
      <w:u w:val="single"/>
    </w:rPr>
  </w:style>
  <w:style w:type="character" w:styleId="MenoNoResolvida">
    <w:name w:val="Unresolved Mention"/>
    <w:uiPriority w:val="99"/>
    <w:semiHidden/>
    <w:unhideWhenUsed/>
    <w:rsid w:val="00AF75E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57FF3"/>
    <w:pPr>
      <w:ind w:left="708"/>
    </w:pPr>
  </w:style>
  <w:style w:type="paragraph" w:styleId="Subttulo">
    <w:name w:val="Subtitle"/>
    <w:basedOn w:val="Normal"/>
    <w:next w:val="Normal"/>
    <w:link w:val="SubttuloCarter"/>
    <w:qFormat/>
    <w:rsid w:val="00557FF3"/>
    <w:pPr>
      <w:spacing w:after="60"/>
      <w:jc w:val="center"/>
      <w:outlineLvl w:val="1"/>
    </w:pPr>
    <w:rPr>
      <w:rFonts w:ascii="Aptos Display" w:hAnsi="Aptos Display"/>
      <w:sz w:val="24"/>
      <w:szCs w:val="24"/>
    </w:rPr>
  </w:style>
  <w:style w:type="character" w:customStyle="1" w:styleId="SubttuloCarter">
    <w:name w:val="Subtítulo Caráter"/>
    <w:link w:val="Subttulo"/>
    <w:rsid w:val="00557FF3"/>
    <w:rPr>
      <w:rFonts w:ascii="Aptos Display" w:eastAsia="Times New Roman" w:hAnsi="Aptos Display" w:cs="Times New Roman"/>
      <w:sz w:val="24"/>
      <w:szCs w:val="24"/>
      <w:lang w:val="en-US" w:eastAsia="de-DE"/>
    </w:rPr>
  </w:style>
  <w:style w:type="paragraph" w:styleId="SemEspaamento">
    <w:name w:val="No Spacing"/>
    <w:uiPriority w:val="1"/>
    <w:qFormat/>
    <w:rsid w:val="00557FF3"/>
    <w:pPr>
      <w:ind w:firstLine="227"/>
      <w:jc w:val="both"/>
    </w:pPr>
    <w:rPr>
      <w:rFonts w:ascii="Times" w:hAnsi="Times"/>
      <w:lang w:val="en-US" w:eastAsia="de-DE"/>
    </w:rPr>
  </w:style>
  <w:style w:type="paragraph" w:customStyle="1" w:styleId="Title1">
    <w:name w:val="Title1"/>
    <w:basedOn w:val="Normal"/>
    <w:next w:val="author"/>
    <w:rsid w:val="00AC7051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styleId="Cabealhodondice">
    <w:name w:val="TOC Heading"/>
    <w:basedOn w:val="Ttulo1"/>
    <w:next w:val="Normal"/>
    <w:uiPriority w:val="39"/>
    <w:unhideWhenUsed/>
    <w:qFormat/>
    <w:rsid w:val="00461179"/>
    <w:pPr>
      <w:pageBreakBefore w:val="0"/>
      <w:tabs>
        <w:tab w:val="clear" w:pos="284"/>
      </w:tabs>
      <w:suppressAutoHyphens w:val="0"/>
      <w:spacing w:before="240" w:after="0" w:line="259" w:lineRule="auto"/>
      <w:jc w:val="left"/>
      <w:outlineLvl w:val="9"/>
    </w:pPr>
    <w:rPr>
      <w:rFonts w:ascii="Aptos Display" w:hAnsi="Aptos Display"/>
      <w:b w:val="0"/>
      <w:color w:val="0F4761"/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rsid w:val="00461179"/>
  </w:style>
  <w:style w:type="paragraph" w:styleId="ndice2">
    <w:name w:val="toc 2"/>
    <w:basedOn w:val="Normal"/>
    <w:next w:val="Normal"/>
    <w:autoRedefine/>
    <w:uiPriority w:val="39"/>
    <w:rsid w:val="00461179"/>
    <w:pPr>
      <w:ind w:left="200"/>
    </w:pPr>
  </w:style>
  <w:style w:type="character" w:customStyle="1" w:styleId="RodapCarter">
    <w:name w:val="Rodapé Caráter"/>
    <w:link w:val="Rodap"/>
    <w:uiPriority w:val="99"/>
    <w:rsid w:val="00B26A67"/>
    <w:rPr>
      <w:rFonts w:ascii="Times" w:hAnsi="Times"/>
      <w:lang w:val="en-US" w:eastAsia="de-DE"/>
    </w:rPr>
  </w:style>
  <w:style w:type="paragraph" w:customStyle="1" w:styleId="Default">
    <w:name w:val="Default"/>
    <w:rsid w:val="002910B0"/>
    <w:pPr>
      <w:suppressAutoHyphens/>
      <w:autoSpaceDE w:val="0"/>
      <w:autoSpaceDN w:val="0"/>
      <w:textAlignment w:val="baseline"/>
    </w:pPr>
    <w:rPr>
      <w:rFonts w:ascii="Calibri" w:eastAsia="Calibri" w:hAnsi="Calibri" w:cs="Calibri"/>
      <w:color w:val="000000"/>
      <w:sz w:val="24"/>
      <w:szCs w:val="24"/>
      <w:lang w:eastAsia="en-US"/>
    </w:rPr>
  </w:style>
  <w:style w:type="character" w:styleId="Forte">
    <w:name w:val="Strong"/>
    <w:qFormat/>
    <w:rsid w:val="008D77D2"/>
    <w:rPr>
      <w:b/>
      <w:bCs/>
    </w:rPr>
  </w:style>
  <w:style w:type="character" w:customStyle="1" w:styleId="CabealhoCarter">
    <w:name w:val="Cabeçalho Caráter"/>
    <w:link w:val="Cabealho"/>
    <w:uiPriority w:val="99"/>
    <w:rsid w:val="00D24F1B"/>
    <w:rPr>
      <w:rFonts w:ascii="Times" w:hAnsi="Times"/>
      <w:lang w:val="en-US" w:eastAsia="de-DE"/>
    </w:rPr>
  </w:style>
  <w:style w:type="paragraph" w:styleId="ndice3">
    <w:name w:val="toc 3"/>
    <w:basedOn w:val="Normal"/>
    <w:next w:val="Normal"/>
    <w:autoRedefine/>
    <w:uiPriority w:val="39"/>
    <w:unhideWhenUsed/>
    <w:rsid w:val="0093681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1241484@isep.ipp.pt" TargetMode="External"/><Relationship Id="rId18" Type="http://schemas.openxmlformats.org/officeDocument/2006/relationships/image" Target="media/image4.jpeg"/><Relationship Id="rId26" Type="http://schemas.openxmlformats.org/officeDocument/2006/relationships/image" Target="media/image12.jpeg"/><Relationship Id="rId3" Type="http://schemas.openxmlformats.org/officeDocument/2006/relationships/customXml" Target="../customXml/item3.xml"/><Relationship Id="rId21" Type="http://schemas.openxmlformats.org/officeDocument/2006/relationships/image" Target="media/image7.jpe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1211050@isep.ipp.pt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1230748@isep.ipp.pt" TargetMode="External"/><Relationship Id="rId24" Type="http://schemas.openxmlformats.org/officeDocument/2006/relationships/image" Target="media/image10.jpe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jpe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1242036@isep.ipp.pt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kumente%20und%20Einstellungen\Kramer.SPRINGER-SBM\Desktop\in%20here\AuthorsInstructions\Wordnew\trial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66B3FC9A169243BCA8C2632C7B687E" ma:contentTypeVersion="10" ma:contentTypeDescription="Create a new document." ma:contentTypeScope="" ma:versionID="877dfcefe4c64c2f9e44408622c4c175">
  <xsd:schema xmlns:xsd="http://www.w3.org/2001/XMLSchema" xmlns:xs="http://www.w3.org/2001/XMLSchema" xmlns:p="http://schemas.microsoft.com/office/2006/metadata/properties" xmlns:ns3="62955f4e-5466-47cc-b89d-b87092d57bc3" xmlns:ns4="ab7a571d-82dd-4f18-a1fa-8a565efb4e7c" targetNamespace="http://schemas.microsoft.com/office/2006/metadata/properties" ma:root="true" ma:fieldsID="a1ca70b370062c0c0448fa7f468641b6" ns3:_="" ns4:_="">
    <xsd:import namespace="62955f4e-5466-47cc-b89d-b87092d57bc3"/>
    <xsd:import namespace="ab7a571d-82dd-4f18-a1fa-8a565efb4e7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55f4e-5466-47cc-b89d-b87092d57bc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a571d-82dd-4f18-a1fa-8a565efb4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DA29AF-AD21-4EED-93D1-72BA8E972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721A5D-4970-4955-A5BA-64F7B1C20C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980356-3C29-47C8-B57C-43067EE3D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55f4e-5466-47cc-b89d-b87092d57bc3"/>
    <ds:schemaRef ds:uri="ab7a571d-82dd-4f18-a1fa-8a565efb4e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8DA528-79EE-4E0C-9392-1925DB1A1F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trial</Template>
  <TotalTime>17</TotalTime>
  <Pages>23</Pages>
  <Words>2578</Words>
  <Characters>13927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sv-lncs</vt:lpstr>
    </vt:vector>
  </TitlesOfParts>
  <Company>Springer Verlag GmbH &amp; Co.KG</Company>
  <LinksUpToDate>false</LinksUpToDate>
  <CharactersWithSpaces>16473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subject/>
  <dc:creator>Springer-SBM</dc:creator>
  <cp:keywords/>
  <dc:description>Copyright Springer-Verlag Heidelberg Berlin 2002</dc:description>
  <cp:lastModifiedBy>Pedro Guilherme Ferreira Brandão Da Silva</cp:lastModifiedBy>
  <cp:revision>598</cp:revision>
  <cp:lastPrinted>2006-05-08T01:03:00Z</cp:lastPrinted>
  <dcterms:created xsi:type="dcterms:W3CDTF">2025-04-02T16:10:00Z</dcterms:created>
  <dcterms:modified xsi:type="dcterms:W3CDTF">2025-04-06T22:40:00Z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0x0101009366B3FC9A169243BCA8C2632C7B687E</vt:lpwstr>
  </property>
</Properties>
</file>